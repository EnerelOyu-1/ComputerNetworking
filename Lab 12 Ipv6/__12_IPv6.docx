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E60412" w14:textId="77777777" w:rsidR="00366B05" w:rsidRPr="001B0FC2" w:rsidRDefault="00000000">
      <w:pPr>
        <w:pStyle w:val="Title"/>
        <w:rPr>
          <w:sz w:val="24"/>
          <w:szCs w:val="24"/>
        </w:rPr>
      </w:pPr>
      <w:r w:rsidRPr="001B0FC2">
        <w:rPr>
          <w:spacing w:val="-13"/>
          <w:sz w:val="24"/>
          <w:szCs w:val="24"/>
        </w:rPr>
        <w:t>12</w:t>
      </w:r>
      <w:r w:rsidRPr="001B0FC2">
        <w:rPr>
          <w:spacing w:val="-7"/>
          <w:sz w:val="24"/>
          <w:szCs w:val="24"/>
        </w:rPr>
        <w:t xml:space="preserve"> </w:t>
      </w:r>
      <w:r w:rsidRPr="001B0FC2">
        <w:rPr>
          <w:spacing w:val="-13"/>
          <w:sz w:val="24"/>
          <w:szCs w:val="24"/>
        </w:rPr>
        <w:t>IPV6</w:t>
      </w:r>
      <w:r w:rsidRPr="001B0FC2">
        <w:rPr>
          <w:spacing w:val="-19"/>
          <w:sz w:val="24"/>
          <w:szCs w:val="24"/>
        </w:rPr>
        <w:t xml:space="preserve"> </w:t>
      </w:r>
      <w:r w:rsidRPr="001B0FC2">
        <w:rPr>
          <w:spacing w:val="-13"/>
          <w:sz w:val="24"/>
          <w:szCs w:val="24"/>
        </w:rPr>
        <w:t>ХАЯГЛАЛТ</w:t>
      </w:r>
    </w:p>
    <w:p w14:paraId="4E3726AA" w14:textId="373F7F48" w:rsidR="00366B05" w:rsidRPr="001B0FC2" w:rsidRDefault="00DD6865">
      <w:pPr>
        <w:pStyle w:val="BodyText"/>
        <w:spacing w:before="4"/>
        <w:rPr>
          <w:b/>
          <w:lang w:val="en-US"/>
        </w:rPr>
      </w:pPr>
      <w:r w:rsidRPr="001B0FC2">
        <w:rPr>
          <w:b/>
          <w:lang w:val="mn-MN"/>
        </w:rPr>
        <w:t xml:space="preserve">О.Энэрэл </w:t>
      </w:r>
      <w:r w:rsidRPr="001B0FC2">
        <w:rPr>
          <w:b/>
        </w:rPr>
        <w:t>2</w:t>
      </w:r>
      <w:r w:rsidRPr="001B0FC2">
        <w:rPr>
          <w:b/>
          <w:lang w:val="en-US"/>
        </w:rPr>
        <w:t>2B1NUM0506</w:t>
      </w:r>
    </w:p>
    <w:p w14:paraId="77A475CA" w14:textId="7CA6F0D4" w:rsidR="00DD6865" w:rsidRPr="001B0FC2" w:rsidRDefault="00DD6865">
      <w:pPr>
        <w:pStyle w:val="BodyText"/>
        <w:spacing w:before="4"/>
        <w:rPr>
          <w:b/>
          <w:lang w:val="en-US"/>
        </w:rPr>
      </w:pPr>
      <w:r w:rsidRPr="001B0FC2">
        <w:rPr>
          <w:b/>
          <w:lang w:val="en-US"/>
        </w:rPr>
        <w:t>МТЭС, Програм хангамж</w:t>
      </w:r>
    </w:p>
    <w:p w14:paraId="34D338FA" w14:textId="77777777" w:rsidR="00366B05" w:rsidRPr="001B0FC2" w:rsidRDefault="00000000" w:rsidP="00DD6865">
      <w:pPr>
        <w:rPr>
          <w:b/>
          <w:bCs/>
          <w:sz w:val="24"/>
          <w:szCs w:val="24"/>
        </w:rPr>
      </w:pPr>
      <w:r w:rsidRPr="001B0FC2">
        <w:rPr>
          <w:b/>
          <w:bCs/>
          <w:sz w:val="24"/>
          <w:szCs w:val="24"/>
        </w:rPr>
        <w:t>Ажлын</w:t>
      </w:r>
      <w:r w:rsidRPr="001B0FC2">
        <w:rPr>
          <w:b/>
          <w:bCs/>
          <w:spacing w:val="-18"/>
          <w:sz w:val="24"/>
          <w:szCs w:val="24"/>
        </w:rPr>
        <w:t xml:space="preserve"> </w:t>
      </w:r>
      <w:r w:rsidRPr="001B0FC2">
        <w:rPr>
          <w:b/>
          <w:bCs/>
          <w:sz w:val="24"/>
          <w:szCs w:val="24"/>
        </w:rPr>
        <w:t>зорилго</w:t>
      </w:r>
    </w:p>
    <w:p w14:paraId="32A92ADA" w14:textId="1F53FB69" w:rsidR="00366B05" w:rsidRPr="00EB01AA" w:rsidRDefault="00000000" w:rsidP="00EB01AA">
      <w:pPr>
        <w:pStyle w:val="BodyText"/>
        <w:spacing w:before="1"/>
      </w:pPr>
      <w:r w:rsidRPr="001B0FC2">
        <w:t>IPv6</w:t>
      </w:r>
      <w:r w:rsidRPr="001B0FC2">
        <w:rPr>
          <w:spacing w:val="-1"/>
        </w:rPr>
        <w:t xml:space="preserve"> </w:t>
      </w:r>
      <w:r w:rsidRPr="001B0FC2">
        <w:t>хаягийн</w:t>
      </w:r>
      <w:r w:rsidRPr="001B0FC2">
        <w:rPr>
          <w:spacing w:val="-1"/>
        </w:rPr>
        <w:t xml:space="preserve"> </w:t>
      </w:r>
      <w:r w:rsidRPr="001B0FC2">
        <w:t>талаар</w:t>
      </w:r>
      <w:r w:rsidRPr="001B0FC2">
        <w:rPr>
          <w:spacing w:val="-1"/>
        </w:rPr>
        <w:t xml:space="preserve"> </w:t>
      </w:r>
      <w:r w:rsidRPr="001B0FC2">
        <w:t>үндсэн ойлголт,</w:t>
      </w:r>
      <w:r w:rsidRPr="001B0FC2">
        <w:rPr>
          <w:spacing w:val="-1"/>
        </w:rPr>
        <w:t xml:space="preserve"> </w:t>
      </w:r>
      <w:r w:rsidRPr="001B0FC2">
        <w:t>мэдлэг</w:t>
      </w:r>
      <w:r w:rsidRPr="001B0FC2">
        <w:rPr>
          <w:spacing w:val="-1"/>
        </w:rPr>
        <w:t xml:space="preserve"> </w:t>
      </w:r>
      <w:r w:rsidRPr="001B0FC2">
        <w:t>олж</w:t>
      </w:r>
      <w:r w:rsidRPr="001B0FC2">
        <w:rPr>
          <w:spacing w:val="-2"/>
        </w:rPr>
        <w:t xml:space="preserve"> </w:t>
      </w:r>
      <w:r w:rsidRPr="001B0FC2">
        <w:t>авах юм.</w:t>
      </w:r>
    </w:p>
    <w:p w14:paraId="1EDDC6BD" w14:textId="77777777" w:rsidR="00366B05" w:rsidRDefault="00000000" w:rsidP="00DD6865">
      <w:pPr>
        <w:rPr>
          <w:b/>
          <w:bCs/>
          <w:sz w:val="24"/>
          <w:szCs w:val="24"/>
          <w:lang w:val="en-US"/>
        </w:rPr>
      </w:pPr>
      <w:r w:rsidRPr="001B0FC2">
        <w:rPr>
          <w:b/>
          <w:bCs/>
          <w:spacing w:val="-10"/>
          <w:sz w:val="24"/>
          <w:szCs w:val="24"/>
        </w:rPr>
        <w:t>Үндсэн</w:t>
      </w:r>
      <w:r w:rsidRPr="001B0FC2">
        <w:rPr>
          <w:b/>
          <w:bCs/>
          <w:spacing w:val="-19"/>
          <w:sz w:val="24"/>
          <w:szCs w:val="24"/>
        </w:rPr>
        <w:t xml:space="preserve"> </w:t>
      </w:r>
      <w:r w:rsidRPr="001B0FC2">
        <w:rPr>
          <w:b/>
          <w:bCs/>
          <w:sz w:val="24"/>
          <w:szCs w:val="24"/>
        </w:rPr>
        <w:t>ойлголт</w:t>
      </w:r>
    </w:p>
    <w:p w14:paraId="6E137466" w14:textId="2F98207D" w:rsidR="00EB01AA" w:rsidRDefault="00EB01AA" w:rsidP="00DD6865">
      <w:pPr>
        <w:rPr>
          <w:rFonts w:eastAsiaTheme="minorEastAsia"/>
          <w:sz w:val="24"/>
          <w:szCs w:val="24"/>
          <w:lang w:eastAsia="zh-CN"/>
        </w:rPr>
      </w:pPr>
      <w:r w:rsidRPr="00EB01AA">
        <w:rPr>
          <w:sz w:val="24"/>
          <w:szCs w:val="24"/>
        </w:rPr>
        <w:t>IPv6 нь Интернет Протоколын хамгийн сүүлийн хувилбар бөгөөд IPv4-ийн хаягийн хязгаарлагдмал байдлыг шийдвэрлэх зорилгоор бүтээгдсэн.</w:t>
      </w:r>
      <w:r>
        <w:rPr>
          <w:sz w:val="24"/>
          <w:szCs w:val="24"/>
          <w:lang w:val="en-US"/>
        </w:rPr>
        <w:t xml:space="preserve"> </w:t>
      </w:r>
      <w:r w:rsidRPr="00EB01AA">
        <w:rPr>
          <w:sz w:val="24"/>
          <w:szCs w:val="24"/>
        </w:rPr>
        <w:t>Энэ нь IPv4-өөс илүү том хаягийн сан, илүү аюулгүй байдал, илүү үр ашигтай пакет дамжуулалт санал болгодог.</w:t>
      </w:r>
    </w:p>
    <w:p w14:paraId="7ACC06CA" w14:textId="51070632" w:rsidR="00036E8F" w:rsidRPr="00036E8F" w:rsidRDefault="00036E8F" w:rsidP="00DD6865">
      <w:pPr>
        <w:rPr>
          <w:rFonts w:eastAsiaTheme="minorEastAsia" w:hint="eastAsia"/>
          <w:sz w:val="24"/>
          <w:szCs w:val="24"/>
          <w:u w:val="single"/>
          <w:lang w:val="en-US" w:eastAsia="zh-CN"/>
        </w:rPr>
      </w:pPr>
      <w:r w:rsidRPr="00036E8F">
        <w:rPr>
          <w:rFonts w:eastAsiaTheme="minorEastAsia" w:hint="eastAsia"/>
          <w:sz w:val="24"/>
          <w:szCs w:val="24"/>
          <w:u w:val="single"/>
          <w:lang w:eastAsia="zh-CN"/>
        </w:rPr>
        <w:t>I</w:t>
      </w:r>
      <w:r w:rsidRPr="00036E8F">
        <w:rPr>
          <w:rFonts w:eastAsiaTheme="minorEastAsia"/>
          <w:sz w:val="24"/>
          <w:szCs w:val="24"/>
          <w:u w:val="single"/>
          <w:lang w:eastAsia="zh-CN"/>
        </w:rPr>
        <w:t>p</w:t>
      </w:r>
      <w:r w:rsidRPr="00036E8F">
        <w:rPr>
          <w:rFonts w:eastAsiaTheme="minorEastAsia" w:hint="eastAsia"/>
          <w:sz w:val="24"/>
          <w:szCs w:val="24"/>
          <w:u w:val="single"/>
          <w:lang w:eastAsia="zh-CN"/>
        </w:rPr>
        <w:t>v6 header</w:t>
      </w:r>
    </w:p>
    <w:p w14:paraId="34092D8F" w14:textId="77777777" w:rsidR="00EB01AA" w:rsidRDefault="006D426A" w:rsidP="00EB01AA">
      <w:pPr>
        <w:keepNext/>
        <w:jc w:val="both"/>
      </w:pPr>
      <w:r w:rsidRPr="001B0FC2">
        <w:rPr>
          <w:sz w:val="24"/>
          <w:szCs w:val="24"/>
        </w:rPr>
        <w:drawing>
          <wp:inline distT="0" distB="0" distL="0" distR="0" wp14:anchorId="577A707D" wp14:editId="658CE36D">
            <wp:extent cx="4195964" cy="2202025"/>
            <wp:effectExtent l="0" t="0" r="0" b="8255"/>
            <wp:docPr id="205837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71636" name=""/>
                    <pic:cNvPicPr/>
                  </pic:nvPicPr>
                  <pic:blipFill>
                    <a:blip r:embed="rId7"/>
                    <a:stretch>
                      <a:fillRect/>
                    </a:stretch>
                  </pic:blipFill>
                  <pic:spPr>
                    <a:xfrm>
                      <a:off x="0" y="0"/>
                      <a:ext cx="4199825" cy="2204051"/>
                    </a:xfrm>
                    <a:prstGeom prst="rect">
                      <a:avLst/>
                    </a:prstGeom>
                  </pic:spPr>
                </pic:pic>
              </a:graphicData>
            </a:graphic>
          </wp:inline>
        </w:drawing>
      </w:r>
    </w:p>
    <w:p w14:paraId="6319A5C0" w14:textId="5197482C" w:rsidR="006D426A" w:rsidRPr="001B0FC2" w:rsidRDefault="00EB01AA" w:rsidP="00EB01AA">
      <w:pPr>
        <w:pStyle w:val="Caption"/>
        <w:jc w:val="both"/>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430D74">
        <w:rPr>
          <w:noProof/>
        </w:rPr>
        <w:t>1</w:t>
      </w:r>
      <w:r>
        <w:fldChar w:fldCharType="end"/>
      </w:r>
      <w:r>
        <w:rPr>
          <w:lang w:val="en-US"/>
        </w:rPr>
        <w:t>ipv6 datagram format</w:t>
      </w:r>
    </w:p>
    <w:p w14:paraId="69F8AB1D" w14:textId="469CCD03" w:rsidR="006D426A" w:rsidRPr="006D426A" w:rsidRDefault="006D426A" w:rsidP="006D426A">
      <w:pPr>
        <w:jc w:val="both"/>
        <w:rPr>
          <w:sz w:val="24"/>
          <w:szCs w:val="24"/>
        </w:rPr>
      </w:pPr>
      <w:r w:rsidRPr="006D426A">
        <w:rPr>
          <w:sz w:val="24"/>
          <w:szCs w:val="24"/>
        </w:rPr>
        <w:t>V</w:t>
      </w:r>
      <w:r w:rsidRPr="006D426A">
        <w:rPr>
          <w:sz w:val="24"/>
          <w:szCs w:val="24"/>
          <w:lang w:val="en-US"/>
        </w:rPr>
        <w:t>ersion</w:t>
      </w:r>
      <w:r w:rsidRPr="006D426A">
        <w:rPr>
          <w:sz w:val="24"/>
          <w:szCs w:val="24"/>
        </w:rPr>
        <w:t xml:space="preserve">: 4 </w:t>
      </w:r>
      <w:r w:rsidRPr="006D426A">
        <w:rPr>
          <w:sz w:val="24"/>
          <w:szCs w:val="24"/>
          <w:lang w:val="en-US"/>
        </w:rPr>
        <w:t>bit</w:t>
      </w:r>
      <w:r w:rsidRPr="006D426A">
        <w:rPr>
          <w:sz w:val="24"/>
          <w:szCs w:val="24"/>
        </w:rPr>
        <w:t xml:space="preserve"> </w:t>
      </w:r>
      <w:r w:rsidR="00EB01AA" w:rsidRPr="00EB01AA">
        <w:rPr>
          <w:sz w:val="24"/>
          <w:szCs w:val="24"/>
        </w:rPr>
        <w:t>IP хувилбар (IPv6-д 6 гэсэн утга авна)</w:t>
      </w:r>
      <w:r w:rsidRPr="006D426A">
        <w:rPr>
          <w:sz w:val="24"/>
          <w:szCs w:val="24"/>
        </w:rPr>
        <w:t>.</w:t>
      </w:r>
    </w:p>
    <w:p w14:paraId="03C954C0" w14:textId="77777777" w:rsidR="006D426A" w:rsidRPr="006D426A" w:rsidRDefault="006D426A" w:rsidP="006D426A">
      <w:pPr>
        <w:jc w:val="both"/>
        <w:rPr>
          <w:sz w:val="24"/>
          <w:szCs w:val="24"/>
          <w:lang w:val="en-US"/>
        </w:rPr>
      </w:pPr>
      <w:r w:rsidRPr="006D426A">
        <w:rPr>
          <w:sz w:val="24"/>
          <w:szCs w:val="24"/>
          <w:lang w:val="en-US"/>
        </w:rPr>
        <w:t xml:space="preserve">Traffic class: 8bit </w:t>
      </w:r>
      <w:r w:rsidRPr="006D426A">
        <w:rPr>
          <w:sz w:val="24"/>
          <w:szCs w:val="24"/>
        </w:rPr>
        <w:t>IPv4-ийн TOS (Type of Service) талбартай төстэй.</w:t>
      </w:r>
    </w:p>
    <w:p w14:paraId="5DC4FBBA" w14:textId="16058233" w:rsidR="006D426A" w:rsidRPr="006D426A" w:rsidRDefault="006D426A" w:rsidP="006D426A">
      <w:pPr>
        <w:jc w:val="both"/>
        <w:rPr>
          <w:sz w:val="24"/>
          <w:szCs w:val="24"/>
          <w:lang w:val="en-US"/>
        </w:rPr>
      </w:pPr>
      <w:r w:rsidRPr="006D426A">
        <w:rPr>
          <w:sz w:val="24"/>
          <w:szCs w:val="24"/>
          <w:lang w:val="en-US"/>
        </w:rPr>
        <w:t xml:space="preserve">Flow label: 20 bit </w:t>
      </w:r>
      <w:r w:rsidR="00EB01AA" w:rsidRPr="00EB01AA">
        <w:rPr>
          <w:sz w:val="24"/>
          <w:szCs w:val="24"/>
        </w:rPr>
        <w:t>Тусгай урсгалыг танихад ашиглана.</w:t>
      </w:r>
    </w:p>
    <w:p w14:paraId="68F9EE54" w14:textId="3303D7E7" w:rsidR="006D426A" w:rsidRPr="006D426A" w:rsidRDefault="006D426A" w:rsidP="006D426A">
      <w:pPr>
        <w:jc w:val="both"/>
        <w:rPr>
          <w:sz w:val="24"/>
          <w:szCs w:val="24"/>
          <w:lang w:val="en-US"/>
        </w:rPr>
      </w:pPr>
      <w:r w:rsidRPr="006D426A">
        <w:rPr>
          <w:sz w:val="24"/>
          <w:szCs w:val="24"/>
          <w:lang w:val="en-US"/>
        </w:rPr>
        <w:t xml:space="preserve">Payload length: 16 bit </w:t>
      </w:r>
      <w:r w:rsidR="00EB01AA" w:rsidRPr="00EB01AA">
        <w:rPr>
          <w:sz w:val="24"/>
          <w:szCs w:val="24"/>
        </w:rPr>
        <w:t>Толгойн дараах өгөгдлийн уртыг заана.</w:t>
      </w:r>
    </w:p>
    <w:p w14:paraId="5738EB99" w14:textId="13E6814F" w:rsidR="006D426A" w:rsidRPr="006D426A" w:rsidRDefault="006D426A" w:rsidP="006D426A">
      <w:pPr>
        <w:jc w:val="both"/>
        <w:rPr>
          <w:sz w:val="24"/>
          <w:szCs w:val="24"/>
        </w:rPr>
      </w:pPr>
      <w:r w:rsidRPr="006D426A">
        <w:rPr>
          <w:sz w:val="24"/>
          <w:szCs w:val="24"/>
          <w:lang w:val="en-US"/>
        </w:rPr>
        <w:t xml:space="preserve">Next header: </w:t>
      </w:r>
      <w:r w:rsidR="00EB01AA" w:rsidRPr="00EB01AA">
        <w:rPr>
          <w:sz w:val="24"/>
          <w:szCs w:val="24"/>
        </w:rPr>
        <w:t>Дараагийн протоколыг тодорхойлно (TCP, UDP гэх мэт).</w:t>
      </w:r>
    </w:p>
    <w:p w14:paraId="3DB339AE" w14:textId="5941FAC1" w:rsidR="006D426A" w:rsidRPr="006D426A" w:rsidRDefault="006D426A" w:rsidP="006D426A">
      <w:pPr>
        <w:jc w:val="both"/>
        <w:rPr>
          <w:sz w:val="24"/>
          <w:szCs w:val="24"/>
        </w:rPr>
      </w:pPr>
      <w:r w:rsidRPr="006D426A">
        <w:rPr>
          <w:sz w:val="24"/>
          <w:szCs w:val="24"/>
          <w:lang w:val="en-US"/>
        </w:rPr>
        <w:t>Hop</w:t>
      </w:r>
      <w:r w:rsidRPr="006D426A">
        <w:rPr>
          <w:sz w:val="24"/>
          <w:szCs w:val="24"/>
        </w:rPr>
        <w:t xml:space="preserve"> </w:t>
      </w:r>
      <w:r w:rsidRPr="006D426A">
        <w:rPr>
          <w:sz w:val="24"/>
          <w:szCs w:val="24"/>
          <w:lang w:val="en-US"/>
        </w:rPr>
        <w:t>limit</w:t>
      </w:r>
      <w:r w:rsidRPr="006D426A">
        <w:rPr>
          <w:sz w:val="24"/>
          <w:szCs w:val="24"/>
        </w:rPr>
        <w:t xml:space="preserve">: </w:t>
      </w:r>
      <w:r w:rsidR="00EB01AA" w:rsidRPr="00EB01AA">
        <w:rPr>
          <w:sz w:val="24"/>
          <w:szCs w:val="24"/>
        </w:rPr>
        <w:t>Дамжих бүрт 1-ээр хасагдана, 0 болвол датаграм устгагдана.</w:t>
      </w:r>
    </w:p>
    <w:p w14:paraId="1FB88DAC" w14:textId="77777777" w:rsidR="006D426A" w:rsidRPr="006D426A" w:rsidRDefault="006D426A" w:rsidP="006D426A">
      <w:pPr>
        <w:jc w:val="both"/>
        <w:rPr>
          <w:sz w:val="24"/>
          <w:szCs w:val="24"/>
        </w:rPr>
      </w:pPr>
      <w:r>
        <w:rPr>
          <w:sz w:val="24"/>
          <w:szCs w:val="24"/>
          <w:lang w:val="en-US"/>
        </w:rPr>
        <w:t>Source</w:t>
      </w:r>
      <w:r w:rsidRPr="006D426A">
        <w:rPr>
          <w:sz w:val="24"/>
          <w:szCs w:val="24"/>
        </w:rPr>
        <w:t xml:space="preserve"> </w:t>
      </w:r>
      <w:r>
        <w:rPr>
          <w:sz w:val="24"/>
          <w:szCs w:val="24"/>
          <w:lang w:val="en-US"/>
        </w:rPr>
        <w:t>address</w:t>
      </w:r>
      <w:r w:rsidRPr="006D426A">
        <w:rPr>
          <w:sz w:val="24"/>
          <w:szCs w:val="24"/>
        </w:rPr>
        <w:t xml:space="preserve"> </w:t>
      </w:r>
    </w:p>
    <w:p w14:paraId="061FC193" w14:textId="77777777" w:rsidR="006D426A" w:rsidRPr="006D426A" w:rsidRDefault="006D426A" w:rsidP="006D426A">
      <w:pPr>
        <w:jc w:val="both"/>
        <w:rPr>
          <w:sz w:val="24"/>
          <w:szCs w:val="24"/>
        </w:rPr>
      </w:pPr>
      <w:r>
        <w:rPr>
          <w:sz w:val="24"/>
          <w:szCs w:val="24"/>
          <w:lang w:val="en-US"/>
        </w:rPr>
        <w:t>Destination</w:t>
      </w:r>
      <w:r w:rsidRPr="006D426A">
        <w:rPr>
          <w:sz w:val="24"/>
          <w:szCs w:val="24"/>
        </w:rPr>
        <w:t xml:space="preserve"> </w:t>
      </w:r>
      <w:r>
        <w:rPr>
          <w:sz w:val="24"/>
          <w:szCs w:val="24"/>
          <w:lang w:val="en-US"/>
        </w:rPr>
        <w:t>address</w:t>
      </w:r>
    </w:p>
    <w:p w14:paraId="0B51DFD3" w14:textId="7A0D534E" w:rsidR="006D426A" w:rsidRPr="006D426A" w:rsidRDefault="006D426A" w:rsidP="006D426A">
      <w:pPr>
        <w:jc w:val="both"/>
        <w:rPr>
          <w:sz w:val="24"/>
          <w:szCs w:val="24"/>
        </w:rPr>
      </w:pPr>
      <w:r>
        <w:rPr>
          <w:sz w:val="24"/>
          <w:szCs w:val="24"/>
          <w:lang w:val="en-US"/>
        </w:rPr>
        <w:t>Dat</w:t>
      </w:r>
      <w:r>
        <w:rPr>
          <w:sz w:val="24"/>
          <w:szCs w:val="24"/>
          <w:lang w:val="en-US"/>
        </w:rPr>
        <w:t>a</w:t>
      </w:r>
    </w:p>
    <w:p w14:paraId="3E5CC8B6" w14:textId="6C41D6F0" w:rsidR="00366B05" w:rsidRPr="00036E8F" w:rsidRDefault="00000000" w:rsidP="006D426A">
      <w:pPr>
        <w:pStyle w:val="BodyText"/>
        <w:rPr>
          <w:u w:val="single"/>
        </w:rPr>
      </w:pPr>
      <w:r w:rsidRPr="00036E8F">
        <w:rPr>
          <w:u w:val="single"/>
        </w:rPr>
        <w:t>IPv4</w:t>
      </w:r>
      <w:r w:rsidRPr="00036E8F">
        <w:rPr>
          <w:spacing w:val="-2"/>
          <w:u w:val="single"/>
        </w:rPr>
        <w:t xml:space="preserve"> </w:t>
      </w:r>
      <w:r w:rsidRPr="00036E8F">
        <w:rPr>
          <w:u w:val="single"/>
        </w:rPr>
        <w:t>болон</w:t>
      </w:r>
      <w:r w:rsidRPr="00036E8F">
        <w:rPr>
          <w:spacing w:val="-1"/>
          <w:u w:val="single"/>
        </w:rPr>
        <w:t xml:space="preserve"> </w:t>
      </w:r>
      <w:r w:rsidRPr="00036E8F">
        <w:rPr>
          <w:u w:val="single"/>
        </w:rPr>
        <w:t>IPv6</w:t>
      </w:r>
      <w:r w:rsidRPr="00036E8F">
        <w:rPr>
          <w:spacing w:val="-1"/>
          <w:u w:val="single"/>
        </w:rPr>
        <w:t xml:space="preserve"> </w:t>
      </w:r>
      <w:r w:rsidRPr="00036E8F">
        <w:rPr>
          <w:u w:val="single"/>
        </w:rPr>
        <w:t>хаягуудыг</w:t>
      </w:r>
      <w:r w:rsidRPr="00036E8F">
        <w:rPr>
          <w:spacing w:val="-2"/>
          <w:u w:val="single"/>
        </w:rPr>
        <w:t xml:space="preserve"> </w:t>
      </w:r>
      <w:r w:rsidRPr="00036E8F">
        <w:rPr>
          <w:u w:val="single"/>
        </w:rPr>
        <w:t>ашигладаг</w:t>
      </w:r>
      <w:r w:rsidRPr="00036E8F">
        <w:rPr>
          <w:spacing w:val="-1"/>
          <w:u w:val="single"/>
        </w:rPr>
        <w:t xml:space="preserve"> </w:t>
      </w:r>
      <w:r w:rsidRPr="00036E8F">
        <w:rPr>
          <w:u w:val="single"/>
        </w:rPr>
        <w:t>хэрэглэгчид</w:t>
      </w:r>
      <w:r w:rsidRPr="00036E8F">
        <w:rPr>
          <w:spacing w:val="-1"/>
          <w:u w:val="single"/>
        </w:rPr>
        <w:t xml:space="preserve"> </w:t>
      </w:r>
      <w:r w:rsidRPr="00036E8F">
        <w:rPr>
          <w:u w:val="single"/>
        </w:rPr>
        <w:t>харилцахдаа</w:t>
      </w:r>
      <w:r w:rsidRPr="00036E8F">
        <w:rPr>
          <w:spacing w:val="-2"/>
          <w:u w:val="single"/>
        </w:rPr>
        <w:t xml:space="preserve"> </w:t>
      </w:r>
      <w:r w:rsidRPr="00036E8F">
        <w:rPr>
          <w:u w:val="single"/>
        </w:rPr>
        <w:t>:</w:t>
      </w:r>
    </w:p>
    <w:p w14:paraId="088CC783" w14:textId="77777777" w:rsidR="00366B05" w:rsidRPr="001B0FC2" w:rsidRDefault="00000000" w:rsidP="006D426A">
      <w:pPr>
        <w:pStyle w:val="BodyText"/>
      </w:pPr>
      <w:r w:rsidRPr="001B0FC2">
        <w:t>IPv4</w:t>
      </w:r>
      <w:r w:rsidRPr="001B0FC2">
        <w:rPr>
          <w:spacing w:val="7"/>
        </w:rPr>
        <w:t xml:space="preserve"> </w:t>
      </w:r>
      <w:r w:rsidRPr="001B0FC2">
        <w:t>хаягаас</w:t>
      </w:r>
      <w:r w:rsidRPr="001B0FC2">
        <w:rPr>
          <w:spacing w:val="8"/>
        </w:rPr>
        <w:t xml:space="preserve"> </w:t>
      </w:r>
      <w:r w:rsidRPr="001B0FC2">
        <w:t>IPv6</w:t>
      </w:r>
      <w:r w:rsidRPr="001B0FC2">
        <w:rPr>
          <w:spacing w:val="8"/>
        </w:rPr>
        <w:t xml:space="preserve"> </w:t>
      </w:r>
      <w:r w:rsidRPr="001B0FC2">
        <w:t>хаяг</w:t>
      </w:r>
      <w:r w:rsidRPr="001B0FC2">
        <w:rPr>
          <w:spacing w:val="8"/>
        </w:rPr>
        <w:t xml:space="preserve"> </w:t>
      </w:r>
      <w:r w:rsidRPr="001B0FC2">
        <w:t>руу</w:t>
      </w:r>
      <w:r w:rsidRPr="001B0FC2">
        <w:rPr>
          <w:spacing w:val="7"/>
        </w:rPr>
        <w:t xml:space="preserve"> </w:t>
      </w:r>
      <w:r w:rsidRPr="001B0FC2">
        <w:t>шилжих</w:t>
      </w:r>
      <w:r w:rsidRPr="001B0FC2">
        <w:rPr>
          <w:spacing w:val="8"/>
        </w:rPr>
        <w:t xml:space="preserve"> </w:t>
      </w:r>
      <w:r w:rsidRPr="001B0FC2">
        <w:t>техникүүдийг</w:t>
      </w:r>
      <w:r w:rsidRPr="001B0FC2">
        <w:rPr>
          <w:spacing w:val="8"/>
        </w:rPr>
        <w:t xml:space="preserve"> </w:t>
      </w:r>
      <w:r w:rsidRPr="001B0FC2">
        <w:t>дараах</w:t>
      </w:r>
      <w:r w:rsidRPr="001B0FC2">
        <w:rPr>
          <w:spacing w:val="8"/>
        </w:rPr>
        <w:t xml:space="preserve"> </w:t>
      </w:r>
      <w:r w:rsidRPr="001B0FC2">
        <w:t>гурван</w:t>
      </w:r>
      <w:r w:rsidRPr="001B0FC2">
        <w:rPr>
          <w:spacing w:val="7"/>
        </w:rPr>
        <w:t xml:space="preserve"> </w:t>
      </w:r>
      <w:r w:rsidRPr="001B0FC2">
        <w:t>байдлаар</w:t>
      </w:r>
      <w:r w:rsidRPr="001B0FC2">
        <w:rPr>
          <w:spacing w:val="8"/>
        </w:rPr>
        <w:t xml:space="preserve"> </w:t>
      </w:r>
      <w:r w:rsidRPr="001B0FC2">
        <w:t>авч</w:t>
      </w:r>
      <w:r w:rsidRPr="001B0FC2">
        <w:rPr>
          <w:spacing w:val="8"/>
        </w:rPr>
        <w:t xml:space="preserve"> </w:t>
      </w:r>
      <w:r w:rsidRPr="001B0FC2">
        <w:t>үзнэ.</w:t>
      </w:r>
    </w:p>
    <w:p w14:paraId="1BCE9474" w14:textId="77777777" w:rsidR="00366B05" w:rsidRPr="001B0FC2" w:rsidRDefault="00000000" w:rsidP="006D426A">
      <w:pPr>
        <w:pStyle w:val="BodyText"/>
        <w:spacing w:line="274" w:lineRule="exact"/>
      </w:pPr>
      <w:r w:rsidRPr="001B0FC2">
        <w:t>Үүнд:</w:t>
      </w:r>
    </w:p>
    <w:p w14:paraId="5F21F1E4" w14:textId="77777777" w:rsidR="00366B05" w:rsidRPr="001B0FC2" w:rsidRDefault="00000000" w:rsidP="006D426A">
      <w:pPr>
        <w:pStyle w:val="BodyText"/>
        <w:spacing w:before="2"/>
      </w:pPr>
      <w:r w:rsidRPr="001B0FC2">
        <w:rPr>
          <w:i/>
        </w:rPr>
        <w:t>Dual</w:t>
      </w:r>
      <w:r w:rsidRPr="001B0FC2">
        <w:rPr>
          <w:i/>
          <w:spacing w:val="28"/>
        </w:rPr>
        <w:t xml:space="preserve"> </w:t>
      </w:r>
      <w:r w:rsidRPr="001B0FC2">
        <w:rPr>
          <w:i/>
        </w:rPr>
        <w:t>Stack</w:t>
      </w:r>
      <w:r w:rsidRPr="001B0FC2">
        <w:rPr>
          <w:i/>
          <w:spacing w:val="28"/>
        </w:rPr>
        <w:t xml:space="preserve"> </w:t>
      </w:r>
      <w:r w:rsidRPr="001B0FC2">
        <w:t>–</w:t>
      </w:r>
      <w:r w:rsidRPr="001B0FC2">
        <w:rPr>
          <w:spacing w:val="28"/>
        </w:rPr>
        <w:t xml:space="preserve"> </w:t>
      </w:r>
      <w:r w:rsidRPr="001B0FC2">
        <w:t>Dual</w:t>
      </w:r>
      <w:r w:rsidRPr="001B0FC2">
        <w:rPr>
          <w:spacing w:val="28"/>
        </w:rPr>
        <w:t xml:space="preserve"> </w:t>
      </w:r>
      <w:r w:rsidRPr="001B0FC2">
        <w:t>stack</w:t>
      </w:r>
      <w:r w:rsidRPr="001B0FC2">
        <w:rPr>
          <w:spacing w:val="28"/>
        </w:rPr>
        <w:t xml:space="preserve"> </w:t>
      </w:r>
      <w:r w:rsidRPr="001B0FC2">
        <w:t>нь</w:t>
      </w:r>
      <w:r w:rsidRPr="001B0FC2">
        <w:rPr>
          <w:spacing w:val="28"/>
        </w:rPr>
        <w:t xml:space="preserve"> </w:t>
      </w:r>
      <w:r w:rsidRPr="001B0FC2">
        <w:t>ижил</w:t>
      </w:r>
      <w:r w:rsidRPr="001B0FC2">
        <w:rPr>
          <w:spacing w:val="28"/>
        </w:rPr>
        <w:t xml:space="preserve"> </w:t>
      </w:r>
      <w:r w:rsidRPr="001B0FC2">
        <w:t>сүлжээний</w:t>
      </w:r>
      <w:r w:rsidRPr="001B0FC2">
        <w:rPr>
          <w:spacing w:val="28"/>
        </w:rPr>
        <w:t xml:space="preserve"> </w:t>
      </w:r>
      <w:r w:rsidRPr="001B0FC2">
        <w:t>сегментэд</w:t>
      </w:r>
      <w:r w:rsidRPr="001B0FC2">
        <w:rPr>
          <w:spacing w:val="28"/>
        </w:rPr>
        <w:t xml:space="preserve"> </w:t>
      </w:r>
      <w:r w:rsidRPr="001B0FC2">
        <w:t>IPv4</w:t>
      </w:r>
      <w:r w:rsidRPr="001B0FC2">
        <w:rPr>
          <w:spacing w:val="28"/>
        </w:rPr>
        <w:t xml:space="preserve"> </w:t>
      </w:r>
      <w:r w:rsidRPr="001B0FC2">
        <w:t>болон</w:t>
      </w:r>
      <w:r w:rsidRPr="001B0FC2">
        <w:rPr>
          <w:spacing w:val="28"/>
        </w:rPr>
        <w:t xml:space="preserve"> </w:t>
      </w:r>
      <w:r w:rsidRPr="001B0FC2">
        <w:t>IPv6</w:t>
      </w:r>
      <w:r w:rsidRPr="001B0FC2">
        <w:rPr>
          <w:spacing w:val="28"/>
        </w:rPr>
        <w:t xml:space="preserve"> </w:t>
      </w:r>
      <w:r w:rsidRPr="001B0FC2">
        <w:t>хаягуудыг</w:t>
      </w:r>
    </w:p>
    <w:p w14:paraId="3449AA2B" w14:textId="77777777" w:rsidR="00366B05" w:rsidRPr="001B0FC2" w:rsidRDefault="00000000" w:rsidP="006D426A">
      <w:pPr>
        <w:pStyle w:val="BodyText"/>
        <w:spacing w:line="242" w:lineRule="auto"/>
        <w:ind w:right="208"/>
        <w:jc w:val="both"/>
      </w:pPr>
      <w:r w:rsidRPr="001B0FC2">
        <w:t>нэгэн</w:t>
      </w:r>
      <w:r w:rsidRPr="001B0FC2">
        <w:rPr>
          <w:spacing w:val="1"/>
        </w:rPr>
        <w:t xml:space="preserve"> </w:t>
      </w:r>
      <w:r w:rsidRPr="001B0FC2">
        <w:t>зэрэг</w:t>
      </w:r>
      <w:r w:rsidRPr="001B0FC2">
        <w:rPr>
          <w:spacing w:val="1"/>
        </w:rPr>
        <w:t xml:space="preserve"> </w:t>
      </w:r>
      <w:r w:rsidRPr="001B0FC2">
        <w:t>тохируулахыг</w:t>
      </w:r>
      <w:r w:rsidRPr="001B0FC2">
        <w:rPr>
          <w:spacing w:val="1"/>
        </w:rPr>
        <w:t xml:space="preserve"> </w:t>
      </w:r>
      <w:r w:rsidRPr="001B0FC2">
        <w:t>зөвшөөрдөг.</w:t>
      </w:r>
      <w:r w:rsidRPr="001B0FC2">
        <w:rPr>
          <w:spacing w:val="1"/>
        </w:rPr>
        <w:t xml:space="preserve"> </w:t>
      </w:r>
      <w:r w:rsidRPr="001B0FC2">
        <w:t>Dual</w:t>
      </w:r>
      <w:r w:rsidRPr="001B0FC2">
        <w:rPr>
          <w:spacing w:val="1"/>
        </w:rPr>
        <w:t xml:space="preserve"> </w:t>
      </w:r>
      <w:r w:rsidRPr="001B0FC2">
        <w:t>stack</w:t>
      </w:r>
      <w:r w:rsidRPr="001B0FC2">
        <w:rPr>
          <w:spacing w:val="1"/>
        </w:rPr>
        <w:t xml:space="preserve"> </w:t>
      </w:r>
      <w:r w:rsidRPr="001B0FC2">
        <w:t>төхөөрөмжүүд</w:t>
      </w:r>
      <w:r w:rsidRPr="001B0FC2">
        <w:rPr>
          <w:spacing w:val="1"/>
        </w:rPr>
        <w:t xml:space="preserve"> </w:t>
      </w:r>
      <w:r w:rsidRPr="001B0FC2">
        <w:t>нь</w:t>
      </w:r>
      <w:r w:rsidRPr="001B0FC2">
        <w:rPr>
          <w:spacing w:val="1"/>
        </w:rPr>
        <w:t xml:space="preserve"> </w:t>
      </w:r>
      <w:r w:rsidRPr="001B0FC2">
        <w:t>IPv4</w:t>
      </w:r>
      <w:r w:rsidRPr="001B0FC2">
        <w:rPr>
          <w:spacing w:val="1"/>
        </w:rPr>
        <w:t xml:space="preserve"> </w:t>
      </w:r>
      <w:r w:rsidRPr="001B0FC2">
        <w:t>болон</w:t>
      </w:r>
      <w:r w:rsidRPr="001B0FC2">
        <w:rPr>
          <w:spacing w:val="1"/>
        </w:rPr>
        <w:t xml:space="preserve"> </w:t>
      </w:r>
      <w:r w:rsidRPr="001B0FC2">
        <w:t>IPv6</w:t>
      </w:r>
      <w:r w:rsidRPr="001B0FC2">
        <w:rPr>
          <w:spacing w:val="1"/>
        </w:rPr>
        <w:t xml:space="preserve"> </w:t>
      </w:r>
      <w:r w:rsidRPr="001B0FC2">
        <w:t>протоколуудыг</w:t>
      </w:r>
      <w:r w:rsidRPr="001B0FC2">
        <w:rPr>
          <w:spacing w:val="-1"/>
        </w:rPr>
        <w:t xml:space="preserve"> </w:t>
      </w:r>
      <w:r w:rsidRPr="001B0FC2">
        <w:t>нэгэн зэрэг ажиллуулах боломжтой байдаг.</w:t>
      </w:r>
    </w:p>
    <w:p w14:paraId="09121482" w14:textId="77777777" w:rsidR="00366B05" w:rsidRPr="001B0FC2" w:rsidRDefault="00000000" w:rsidP="006D426A">
      <w:pPr>
        <w:pStyle w:val="BodyText"/>
        <w:ind w:right="208"/>
        <w:jc w:val="both"/>
      </w:pPr>
      <w:r w:rsidRPr="001B0FC2">
        <w:rPr>
          <w:i/>
        </w:rPr>
        <w:t>Tunneling</w:t>
      </w:r>
      <w:r w:rsidRPr="001B0FC2">
        <w:rPr>
          <w:i/>
          <w:spacing w:val="-14"/>
        </w:rPr>
        <w:t xml:space="preserve"> </w:t>
      </w:r>
      <w:r w:rsidRPr="001B0FC2">
        <w:t>–</w:t>
      </w:r>
      <w:r w:rsidRPr="001B0FC2">
        <w:rPr>
          <w:spacing w:val="-13"/>
        </w:rPr>
        <w:t xml:space="preserve"> </w:t>
      </w:r>
      <w:r w:rsidRPr="001B0FC2">
        <w:t>Tunneling</w:t>
      </w:r>
      <w:r w:rsidRPr="001B0FC2">
        <w:rPr>
          <w:spacing w:val="-13"/>
        </w:rPr>
        <w:t xml:space="preserve"> </w:t>
      </w:r>
      <w:r w:rsidRPr="001B0FC2">
        <w:t>нь</w:t>
      </w:r>
      <w:r w:rsidRPr="001B0FC2">
        <w:rPr>
          <w:spacing w:val="-13"/>
        </w:rPr>
        <w:t xml:space="preserve"> </w:t>
      </w:r>
      <w:r w:rsidRPr="001B0FC2">
        <w:t>IPv4</w:t>
      </w:r>
      <w:r w:rsidRPr="001B0FC2">
        <w:rPr>
          <w:spacing w:val="-13"/>
        </w:rPr>
        <w:t xml:space="preserve"> </w:t>
      </w:r>
      <w:r w:rsidRPr="001B0FC2">
        <w:t>сүлжээн</w:t>
      </w:r>
      <w:r w:rsidRPr="001B0FC2">
        <w:rPr>
          <w:spacing w:val="-13"/>
        </w:rPr>
        <w:t xml:space="preserve"> </w:t>
      </w:r>
      <w:r w:rsidRPr="001B0FC2">
        <w:t>дээгүүр</w:t>
      </w:r>
      <w:r w:rsidRPr="001B0FC2">
        <w:rPr>
          <w:spacing w:val="-13"/>
        </w:rPr>
        <w:t xml:space="preserve"> </w:t>
      </w:r>
      <w:r w:rsidRPr="001B0FC2">
        <w:t>IPv6</w:t>
      </w:r>
      <w:r w:rsidRPr="001B0FC2">
        <w:rPr>
          <w:spacing w:val="-13"/>
        </w:rPr>
        <w:t xml:space="preserve"> </w:t>
      </w:r>
      <w:r w:rsidRPr="001B0FC2">
        <w:t>пакетыг</w:t>
      </w:r>
      <w:r w:rsidRPr="001B0FC2">
        <w:rPr>
          <w:spacing w:val="-13"/>
        </w:rPr>
        <w:t xml:space="preserve"> </w:t>
      </w:r>
      <w:r w:rsidRPr="001B0FC2">
        <w:t>дамжуулалт</w:t>
      </w:r>
      <w:r w:rsidRPr="001B0FC2">
        <w:rPr>
          <w:spacing w:val="-13"/>
        </w:rPr>
        <w:t xml:space="preserve"> </w:t>
      </w:r>
      <w:r w:rsidRPr="001B0FC2">
        <w:t>хийдэг</w:t>
      </w:r>
      <w:r w:rsidRPr="001B0FC2">
        <w:rPr>
          <w:spacing w:val="-13"/>
        </w:rPr>
        <w:t xml:space="preserve"> </w:t>
      </w:r>
      <w:r w:rsidRPr="001B0FC2">
        <w:t>арга,</w:t>
      </w:r>
      <w:r w:rsidRPr="001B0FC2">
        <w:rPr>
          <w:spacing w:val="-58"/>
        </w:rPr>
        <w:t xml:space="preserve"> </w:t>
      </w:r>
      <w:r w:rsidRPr="001B0FC2">
        <w:t>техник</w:t>
      </w:r>
      <w:r w:rsidRPr="001B0FC2">
        <w:rPr>
          <w:spacing w:val="1"/>
        </w:rPr>
        <w:t xml:space="preserve"> </w:t>
      </w:r>
      <w:r w:rsidRPr="001B0FC2">
        <w:t>юм.</w:t>
      </w:r>
      <w:r w:rsidRPr="001B0FC2">
        <w:rPr>
          <w:spacing w:val="1"/>
        </w:rPr>
        <w:t xml:space="preserve"> </w:t>
      </w:r>
      <w:r w:rsidRPr="001B0FC2">
        <w:t>IPv6</w:t>
      </w:r>
      <w:r w:rsidRPr="001B0FC2">
        <w:rPr>
          <w:spacing w:val="1"/>
        </w:rPr>
        <w:t xml:space="preserve"> </w:t>
      </w:r>
      <w:r w:rsidRPr="001B0FC2">
        <w:t>пакет</w:t>
      </w:r>
      <w:r w:rsidRPr="001B0FC2">
        <w:rPr>
          <w:spacing w:val="1"/>
        </w:rPr>
        <w:t xml:space="preserve"> </w:t>
      </w:r>
      <w:r w:rsidRPr="001B0FC2">
        <w:t>нь</w:t>
      </w:r>
      <w:r w:rsidRPr="001B0FC2">
        <w:rPr>
          <w:spacing w:val="1"/>
        </w:rPr>
        <w:t xml:space="preserve"> </w:t>
      </w:r>
      <w:r w:rsidRPr="001B0FC2">
        <w:t>өгөгдлийн</w:t>
      </w:r>
      <w:r w:rsidRPr="001B0FC2">
        <w:rPr>
          <w:spacing w:val="1"/>
        </w:rPr>
        <w:t xml:space="preserve"> </w:t>
      </w:r>
      <w:r w:rsidRPr="001B0FC2">
        <w:t>бусад</w:t>
      </w:r>
      <w:r w:rsidRPr="001B0FC2">
        <w:rPr>
          <w:spacing w:val="1"/>
        </w:rPr>
        <w:t xml:space="preserve"> </w:t>
      </w:r>
      <w:r w:rsidRPr="001B0FC2">
        <w:t>төрлүүдтэй</w:t>
      </w:r>
      <w:r w:rsidRPr="001B0FC2">
        <w:rPr>
          <w:spacing w:val="1"/>
        </w:rPr>
        <w:t xml:space="preserve"> </w:t>
      </w:r>
      <w:r w:rsidRPr="001B0FC2">
        <w:t>адил</w:t>
      </w:r>
      <w:r w:rsidRPr="001B0FC2">
        <w:rPr>
          <w:spacing w:val="1"/>
        </w:rPr>
        <w:t xml:space="preserve"> </w:t>
      </w:r>
      <w:r w:rsidRPr="001B0FC2">
        <w:t>IPv4</w:t>
      </w:r>
      <w:r w:rsidRPr="001B0FC2">
        <w:rPr>
          <w:spacing w:val="1"/>
        </w:rPr>
        <w:t xml:space="preserve"> </w:t>
      </w:r>
      <w:r w:rsidRPr="001B0FC2">
        <w:t>пакет</w:t>
      </w:r>
      <w:r w:rsidRPr="001B0FC2">
        <w:rPr>
          <w:spacing w:val="1"/>
        </w:rPr>
        <w:t xml:space="preserve"> </w:t>
      </w:r>
      <w:r w:rsidRPr="001B0FC2">
        <w:t>дотор</w:t>
      </w:r>
      <w:r w:rsidRPr="001B0FC2">
        <w:rPr>
          <w:spacing w:val="1"/>
        </w:rPr>
        <w:t xml:space="preserve"> </w:t>
      </w:r>
      <w:r w:rsidRPr="001B0FC2">
        <w:t>хайрцаглагдсан</w:t>
      </w:r>
      <w:r w:rsidRPr="001B0FC2">
        <w:rPr>
          <w:spacing w:val="-1"/>
        </w:rPr>
        <w:t xml:space="preserve"> </w:t>
      </w:r>
      <w:r w:rsidRPr="001B0FC2">
        <w:t>байдаг.</w:t>
      </w:r>
    </w:p>
    <w:p w14:paraId="15A96D63" w14:textId="77777777" w:rsidR="00366B05" w:rsidRPr="001B0FC2" w:rsidRDefault="00000000" w:rsidP="006D426A">
      <w:pPr>
        <w:pStyle w:val="BodyText"/>
        <w:ind w:right="208"/>
        <w:jc w:val="both"/>
      </w:pPr>
      <w:r w:rsidRPr="001B0FC2">
        <w:rPr>
          <w:i/>
        </w:rPr>
        <w:t xml:space="preserve">Translation </w:t>
      </w:r>
      <w:r w:rsidRPr="001B0FC2">
        <w:t>– Network Address Translation 64 (NAT64) нь IPv4 дэх NAT-тай ижилхэн</w:t>
      </w:r>
      <w:r w:rsidRPr="001B0FC2">
        <w:rPr>
          <w:spacing w:val="-57"/>
        </w:rPr>
        <w:t xml:space="preserve"> </w:t>
      </w:r>
      <w:r w:rsidRPr="001B0FC2">
        <w:t>хөрвүүлэлтийн</w:t>
      </w:r>
      <w:r w:rsidRPr="001B0FC2">
        <w:rPr>
          <w:spacing w:val="1"/>
        </w:rPr>
        <w:t xml:space="preserve"> </w:t>
      </w:r>
      <w:r w:rsidRPr="001B0FC2">
        <w:t>техникийг</w:t>
      </w:r>
      <w:r w:rsidRPr="001B0FC2">
        <w:rPr>
          <w:spacing w:val="1"/>
        </w:rPr>
        <w:t xml:space="preserve"> </w:t>
      </w:r>
      <w:r w:rsidRPr="001B0FC2">
        <w:t>ашиглаад</w:t>
      </w:r>
      <w:r w:rsidRPr="001B0FC2">
        <w:rPr>
          <w:spacing w:val="1"/>
        </w:rPr>
        <w:t xml:space="preserve"> </w:t>
      </w:r>
      <w:r w:rsidRPr="001B0FC2">
        <w:t>IPv6</w:t>
      </w:r>
      <w:r w:rsidRPr="001B0FC2">
        <w:rPr>
          <w:spacing w:val="1"/>
        </w:rPr>
        <w:t xml:space="preserve"> </w:t>
      </w:r>
      <w:r w:rsidRPr="001B0FC2">
        <w:t>тохируулагдсан</w:t>
      </w:r>
      <w:r w:rsidRPr="001B0FC2">
        <w:rPr>
          <w:spacing w:val="1"/>
        </w:rPr>
        <w:t xml:space="preserve"> </w:t>
      </w:r>
      <w:r w:rsidRPr="001B0FC2">
        <w:t>төхөөрөмжүүдийг</w:t>
      </w:r>
      <w:r w:rsidRPr="001B0FC2">
        <w:rPr>
          <w:spacing w:val="1"/>
        </w:rPr>
        <w:t xml:space="preserve"> </w:t>
      </w:r>
      <w:r w:rsidRPr="001B0FC2">
        <w:t>IPv4</w:t>
      </w:r>
      <w:r w:rsidRPr="001B0FC2">
        <w:rPr>
          <w:spacing w:val="1"/>
        </w:rPr>
        <w:t xml:space="preserve"> </w:t>
      </w:r>
      <w:r w:rsidRPr="001B0FC2">
        <w:t>тохируулагдсан</w:t>
      </w:r>
      <w:r w:rsidRPr="001B0FC2">
        <w:rPr>
          <w:spacing w:val="1"/>
        </w:rPr>
        <w:t xml:space="preserve"> </w:t>
      </w:r>
      <w:r w:rsidRPr="001B0FC2">
        <w:t>төхөөрөмжүүдтэй</w:t>
      </w:r>
      <w:r w:rsidRPr="001B0FC2">
        <w:rPr>
          <w:spacing w:val="1"/>
        </w:rPr>
        <w:t xml:space="preserve"> </w:t>
      </w:r>
      <w:r w:rsidRPr="001B0FC2">
        <w:t>мэдээлэл</w:t>
      </w:r>
      <w:r w:rsidRPr="001B0FC2">
        <w:rPr>
          <w:spacing w:val="1"/>
        </w:rPr>
        <w:t xml:space="preserve"> </w:t>
      </w:r>
      <w:r w:rsidRPr="001B0FC2">
        <w:t>солилцох</w:t>
      </w:r>
      <w:r w:rsidRPr="001B0FC2">
        <w:rPr>
          <w:spacing w:val="1"/>
        </w:rPr>
        <w:t xml:space="preserve"> </w:t>
      </w:r>
      <w:r w:rsidRPr="001B0FC2">
        <w:t>боломжийг</w:t>
      </w:r>
      <w:r w:rsidRPr="001B0FC2">
        <w:rPr>
          <w:spacing w:val="1"/>
        </w:rPr>
        <w:t xml:space="preserve"> </w:t>
      </w:r>
      <w:r w:rsidRPr="001B0FC2">
        <w:t>олгож</w:t>
      </w:r>
      <w:r w:rsidRPr="001B0FC2">
        <w:rPr>
          <w:spacing w:val="1"/>
        </w:rPr>
        <w:t xml:space="preserve"> </w:t>
      </w:r>
      <w:r w:rsidRPr="001B0FC2">
        <w:t>өгдөг.</w:t>
      </w:r>
      <w:r w:rsidRPr="001B0FC2">
        <w:rPr>
          <w:spacing w:val="1"/>
        </w:rPr>
        <w:t xml:space="preserve"> </w:t>
      </w:r>
      <w:r w:rsidRPr="001B0FC2">
        <w:t>Дээрх</w:t>
      </w:r>
      <w:r w:rsidRPr="001B0FC2">
        <w:rPr>
          <w:spacing w:val="1"/>
        </w:rPr>
        <w:t xml:space="preserve"> </w:t>
      </w:r>
      <w:r w:rsidRPr="001B0FC2">
        <w:t>процессийн үед IPv6 пакет нь IPv4 пакет руу хөрвүүлэгдсэн байдаг ба мөн ялгаагүй IPv4</w:t>
      </w:r>
      <w:r w:rsidRPr="001B0FC2">
        <w:rPr>
          <w:spacing w:val="1"/>
        </w:rPr>
        <w:t xml:space="preserve"> </w:t>
      </w:r>
      <w:r w:rsidRPr="001B0FC2">
        <w:t>пакет</w:t>
      </w:r>
      <w:r w:rsidRPr="001B0FC2">
        <w:rPr>
          <w:spacing w:val="-1"/>
        </w:rPr>
        <w:t xml:space="preserve"> </w:t>
      </w:r>
      <w:r w:rsidRPr="001B0FC2">
        <w:t>нь IPv6 пакет руу хөрвүүлэгдсэн байдаг.</w:t>
      </w:r>
    </w:p>
    <w:p w14:paraId="1FD61E3F" w14:textId="77777777" w:rsidR="00366B05" w:rsidRPr="00036E8F" w:rsidRDefault="00000000" w:rsidP="006D426A">
      <w:pPr>
        <w:pStyle w:val="BodyText"/>
        <w:spacing w:before="232"/>
        <w:rPr>
          <w:u w:val="single"/>
        </w:rPr>
      </w:pPr>
      <w:r w:rsidRPr="00036E8F">
        <w:rPr>
          <w:u w:val="single"/>
        </w:rPr>
        <w:t>IPv6</w:t>
      </w:r>
      <w:r w:rsidRPr="00036E8F">
        <w:rPr>
          <w:spacing w:val="-1"/>
          <w:u w:val="single"/>
        </w:rPr>
        <w:t xml:space="preserve"> </w:t>
      </w:r>
      <w:r w:rsidRPr="00036E8F">
        <w:rPr>
          <w:u w:val="single"/>
        </w:rPr>
        <w:t>хаягуудын</w:t>
      </w:r>
      <w:r w:rsidRPr="00036E8F">
        <w:rPr>
          <w:spacing w:val="-1"/>
          <w:u w:val="single"/>
        </w:rPr>
        <w:t xml:space="preserve"> </w:t>
      </w:r>
      <w:r w:rsidRPr="00036E8F">
        <w:rPr>
          <w:u w:val="single"/>
        </w:rPr>
        <w:t>төрлүүд:</w:t>
      </w:r>
    </w:p>
    <w:p w14:paraId="344ADAB8" w14:textId="77777777" w:rsidR="00366B05" w:rsidRPr="001B0FC2" w:rsidRDefault="00000000" w:rsidP="006D426A">
      <w:pPr>
        <w:pStyle w:val="BodyText"/>
      </w:pPr>
      <w:r w:rsidRPr="001B0FC2">
        <w:t>IPv6</w:t>
      </w:r>
      <w:r w:rsidRPr="001B0FC2">
        <w:rPr>
          <w:spacing w:val="-2"/>
        </w:rPr>
        <w:t xml:space="preserve"> </w:t>
      </w:r>
      <w:r w:rsidRPr="001B0FC2">
        <w:t>хаягуудын</w:t>
      </w:r>
      <w:r w:rsidRPr="001B0FC2">
        <w:rPr>
          <w:spacing w:val="-1"/>
        </w:rPr>
        <w:t xml:space="preserve"> </w:t>
      </w:r>
      <w:r w:rsidRPr="001B0FC2">
        <w:t>дараах</w:t>
      </w:r>
      <w:r w:rsidRPr="001B0FC2">
        <w:rPr>
          <w:spacing w:val="-1"/>
        </w:rPr>
        <w:t xml:space="preserve"> </w:t>
      </w:r>
      <w:r w:rsidRPr="001B0FC2">
        <w:t>гурван</w:t>
      </w:r>
      <w:r w:rsidRPr="001B0FC2">
        <w:rPr>
          <w:spacing w:val="-2"/>
        </w:rPr>
        <w:t xml:space="preserve"> </w:t>
      </w:r>
      <w:r w:rsidRPr="001B0FC2">
        <w:t>төрөл</w:t>
      </w:r>
      <w:r w:rsidRPr="001B0FC2">
        <w:rPr>
          <w:spacing w:val="-1"/>
        </w:rPr>
        <w:t xml:space="preserve"> </w:t>
      </w:r>
      <w:r w:rsidRPr="001B0FC2">
        <w:t>байдаг.</w:t>
      </w:r>
    </w:p>
    <w:p w14:paraId="499A9ABF" w14:textId="77777777" w:rsidR="00366B05" w:rsidRPr="001B0FC2" w:rsidRDefault="00000000">
      <w:pPr>
        <w:pStyle w:val="BodyText"/>
        <w:ind w:left="1614"/>
      </w:pPr>
      <w:r w:rsidRPr="001B0FC2">
        <w:rPr>
          <w:noProof/>
        </w:rPr>
        <w:lastRenderedPageBreak/>
        <w:drawing>
          <wp:inline distT="0" distB="0" distL="0" distR="0" wp14:anchorId="43DAEEED" wp14:editId="2C4030A6">
            <wp:extent cx="4140256" cy="200383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148657" cy="2007897"/>
                    </a:xfrm>
                    <a:prstGeom prst="rect">
                      <a:avLst/>
                    </a:prstGeom>
                  </pic:spPr>
                </pic:pic>
              </a:graphicData>
            </a:graphic>
          </wp:inline>
        </w:drawing>
      </w:r>
    </w:p>
    <w:p w14:paraId="4B2F7CE9" w14:textId="77777777" w:rsidR="00366B05" w:rsidRPr="001B0FC2" w:rsidRDefault="00000000">
      <w:pPr>
        <w:spacing w:before="139"/>
        <w:ind w:left="3220" w:right="2481"/>
        <w:jc w:val="center"/>
        <w:rPr>
          <w:sz w:val="24"/>
          <w:szCs w:val="24"/>
        </w:rPr>
      </w:pPr>
      <w:r w:rsidRPr="001B0FC2">
        <w:rPr>
          <w:sz w:val="24"/>
          <w:szCs w:val="24"/>
        </w:rPr>
        <w:t>Зураг</w:t>
      </w:r>
      <w:r w:rsidRPr="001B0FC2">
        <w:rPr>
          <w:spacing w:val="-4"/>
          <w:sz w:val="24"/>
          <w:szCs w:val="24"/>
        </w:rPr>
        <w:t xml:space="preserve"> </w:t>
      </w:r>
      <w:r w:rsidRPr="001B0FC2">
        <w:rPr>
          <w:sz w:val="24"/>
          <w:szCs w:val="24"/>
        </w:rPr>
        <w:t>12.1</w:t>
      </w:r>
      <w:r w:rsidRPr="001B0FC2">
        <w:rPr>
          <w:spacing w:val="-3"/>
          <w:sz w:val="24"/>
          <w:szCs w:val="24"/>
        </w:rPr>
        <w:t xml:space="preserve"> </w:t>
      </w:r>
      <w:r w:rsidRPr="001B0FC2">
        <w:rPr>
          <w:sz w:val="24"/>
          <w:szCs w:val="24"/>
        </w:rPr>
        <w:t>IPv6</w:t>
      </w:r>
      <w:r w:rsidRPr="001B0FC2">
        <w:rPr>
          <w:spacing w:val="-3"/>
          <w:sz w:val="24"/>
          <w:szCs w:val="24"/>
        </w:rPr>
        <w:t xml:space="preserve"> </w:t>
      </w:r>
      <w:r w:rsidRPr="001B0FC2">
        <w:rPr>
          <w:sz w:val="24"/>
          <w:szCs w:val="24"/>
        </w:rPr>
        <w:t>хаягууд</w:t>
      </w:r>
    </w:p>
    <w:p w14:paraId="77D7C338" w14:textId="77777777" w:rsidR="00366B05" w:rsidRPr="001B0FC2" w:rsidRDefault="00366B05">
      <w:pPr>
        <w:pStyle w:val="BodyText"/>
        <w:spacing w:before="9"/>
      </w:pPr>
    </w:p>
    <w:p w14:paraId="2B692D9C" w14:textId="7BED9238" w:rsidR="00366B05" w:rsidRPr="001B0FC2" w:rsidRDefault="00000000" w:rsidP="006D426A">
      <w:pPr>
        <w:pStyle w:val="BodyText"/>
        <w:spacing w:line="242" w:lineRule="auto"/>
        <w:ind w:left="229" w:right="208"/>
        <w:jc w:val="both"/>
      </w:pPr>
      <w:r w:rsidRPr="001B0FC2">
        <w:rPr>
          <w:i/>
        </w:rPr>
        <w:t xml:space="preserve">Unicast </w:t>
      </w:r>
      <w:r w:rsidRPr="001B0FC2">
        <w:t xml:space="preserve">– </w:t>
      </w:r>
      <w:r w:rsidR="00EB01AA" w:rsidRPr="00EB01AA">
        <w:t>Нэг төхөөрөмжийг танихад ашиглагдана.</w:t>
      </w:r>
      <w:r w:rsidR="00EB01AA" w:rsidRPr="00EB01AA">
        <w:t xml:space="preserve"> </w:t>
      </w:r>
      <w:r w:rsidRPr="001B0FC2">
        <w:t>IPv6 unicast хаяг нь IPv6 идэвхжсэн төхөөрөмж дээрхи интерфейсийг цор</w:t>
      </w:r>
      <w:r w:rsidRPr="001B0FC2">
        <w:rPr>
          <w:spacing w:val="1"/>
        </w:rPr>
        <w:t xml:space="preserve"> </w:t>
      </w:r>
      <w:r w:rsidRPr="001B0FC2">
        <w:t>ганц байхаар тодорхойлж өгдөг. Зураг 11.2 – д харуулсанаар, source IPv6 хаяг нь зайлшгүй</w:t>
      </w:r>
      <w:r w:rsidRPr="001B0FC2">
        <w:rPr>
          <w:spacing w:val="-57"/>
        </w:rPr>
        <w:t xml:space="preserve"> </w:t>
      </w:r>
      <w:r w:rsidR="00EB01AA" w:rsidRPr="00EB01AA">
        <w:rPr>
          <w:spacing w:val="-57"/>
        </w:rPr>
        <w:t xml:space="preserve">              </w:t>
      </w:r>
      <w:r w:rsidRPr="001B0FC2">
        <w:t>unicast</w:t>
      </w:r>
      <w:r w:rsidRPr="001B0FC2">
        <w:rPr>
          <w:spacing w:val="-1"/>
        </w:rPr>
        <w:t xml:space="preserve"> </w:t>
      </w:r>
      <w:r w:rsidRPr="001B0FC2">
        <w:t>хаяг байх ёстой байдаг.</w:t>
      </w:r>
    </w:p>
    <w:p w14:paraId="7D0793A8" w14:textId="77777777" w:rsidR="00366B05" w:rsidRPr="001B0FC2" w:rsidRDefault="00000000">
      <w:pPr>
        <w:pStyle w:val="BodyText"/>
        <w:spacing w:before="9"/>
      </w:pPr>
      <w:r w:rsidRPr="001B0FC2">
        <w:rPr>
          <w:noProof/>
        </w:rPr>
        <w:drawing>
          <wp:anchor distT="0" distB="0" distL="0" distR="0" simplePos="0" relativeHeight="251657216" behindDoc="0" locked="0" layoutInCell="1" allowOverlap="1" wp14:anchorId="21EF6999" wp14:editId="78B2D411">
            <wp:simplePos x="0" y="0"/>
            <wp:positionH relativeFrom="page">
              <wp:posOffset>2199004</wp:posOffset>
            </wp:positionH>
            <wp:positionV relativeFrom="paragraph">
              <wp:posOffset>162389</wp:posOffset>
            </wp:positionV>
            <wp:extent cx="3613699" cy="253898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3613699" cy="2538984"/>
                    </a:xfrm>
                    <a:prstGeom prst="rect">
                      <a:avLst/>
                    </a:prstGeom>
                  </pic:spPr>
                </pic:pic>
              </a:graphicData>
            </a:graphic>
          </wp:anchor>
        </w:drawing>
      </w:r>
    </w:p>
    <w:p w14:paraId="26B89A01" w14:textId="77777777" w:rsidR="00366B05" w:rsidRPr="001B0FC2" w:rsidRDefault="00000000">
      <w:pPr>
        <w:spacing w:before="103"/>
        <w:ind w:left="3219" w:right="2481"/>
        <w:jc w:val="center"/>
        <w:rPr>
          <w:sz w:val="24"/>
          <w:szCs w:val="24"/>
        </w:rPr>
      </w:pPr>
      <w:r w:rsidRPr="001B0FC2">
        <w:rPr>
          <w:sz w:val="24"/>
          <w:szCs w:val="24"/>
        </w:rPr>
        <w:t>Зураг</w:t>
      </w:r>
      <w:r w:rsidRPr="001B0FC2">
        <w:rPr>
          <w:spacing w:val="-5"/>
          <w:sz w:val="24"/>
          <w:szCs w:val="24"/>
        </w:rPr>
        <w:t xml:space="preserve"> </w:t>
      </w:r>
      <w:r w:rsidRPr="001B0FC2">
        <w:rPr>
          <w:sz w:val="24"/>
          <w:szCs w:val="24"/>
        </w:rPr>
        <w:t>12.2</w:t>
      </w:r>
      <w:r w:rsidRPr="001B0FC2">
        <w:rPr>
          <w:spacing w:val="-4"/>
          <w:sz w:val="24"/>
          <w:szCs w:val="24"/>
        </w:rPr>
        <w:t xml:space="preserve"> </w:t>
      </w:r>
      <w:r w:rsidRPr="001B0FC2">
        <w:rPr>
          <w:sz w:val="24"/>
          <w:szCs w:val="24"/>
        </w:rPr>
        <w:t>IPv6</w:t>
      </w:r>
      <w:r w:rsidRPr="001B0FC2">
        <w:rPr>
          <w:spacing w:val="-4"/>
          <w:sz w:val="24"/>
          <w:szCs w:val="24"/>
        </w:rPr>
        <w:t xml:space="preserve"> </w:t>
      </w:r>
      <w:r w:rsidRPr="001B0FC2">
        <w:rPr>
          <w:sz w:val="24"/>
          <w:szCs w:val="24"/>
        </w:rPr>
        <w:t>Unicast</w:t>
      </w:r>
      <w:r w:rsidRPr="001B0FC2">
        <w:rPr>
          <w:spacing w:val="-4"/>
          <w:sz w:val="24"/>
          <w:szCs w:val="24"/>
        </w:rPr>
        <w:t xml:space="preserve"> </w:t>
      </w:r>
      <w:r w:rsidRPr="001B0FC2">
        <w:rPr>
          <w:sz w:val="24"/>
          <w:szCs w:val="24"/>
        </w:rPr>
        <w:t>Communications</w:t>
      </w:r>
    </w:p>
    <w:p w14:paraId="72231590" w14:textId="77777777" w:rsidR="00366B05" w:rsidRPr="001B0FC2" w:rsidRDefault="00000000" w:rsidP="006D426A">
      <w:pPr>
        <w:pStyle w:val="BodyText"/>
        <w:spacing w:line="242" w:lineRule="auto"/>
        <w:ind w:right="208"/>
        <w:jc w:val="both"/>
      </w:pPr>
      <w:r w:rsidRPr="001B0FC2">
        <w:rPr>
          <w:i/>
        </w:rPr>
        <w:t xml:space="preserve">Multicast </w:t>
      </w:r>
      <w:r w:rsidRPr="001B0FC2">
        <w:t>– IPv6 multicast хаяг нь зөвхөн нэг IPv6 пакетийг олон destination – рүү</w:t>
      </w:r>
      <w:r w:rsidRPr="001B0FC2">
        <w:rPr>
          <w:spacing w:val="1"/>
        </w:rPr>
        <w:t xml:space="preserve"> </w:t>
      </w:r>
      <w:r w:rsidRPr="001B0FC2">
        <w:t>илгээхэд</w:t>
      </w:r>
      <w:r w:rsidRPr="001B0FC2">
        <w:rPr>
          <w:spacing w:val="-1"/>
        </w:rPr>
        <w:t xml:space="preserve"> </w:t>
      </w:r>
      <w:r w:rsidRPr="001B0FC2">
        <w:t>ашиглагддаг.</w:t>
      </w:r>
    </w:p>
    <w:p w14:paraId="46FF2063" w14:textId="77777777" w:rsidR="00366B05" w:rsidRPr="001B0FC2" w:rsidRDefault="00000000" w:rsidP="006D426A">
      <w:pPr>
        <w:pStyle w:val="BodyText"/>
        <w:ind w:right="208"/>
        <w:jc w:val="both"/>
      </w:pPr>
      <w:r w:rsidRPr="001B0FC2">
        <w:rPr>
          <w:i/>
        </w:rPr>
        <w:t xml:space="preserve">Anycast </w:t>
      </w:r>
      <w:r w:rsidRPr="001B0FC2">
        <w:t>– IPv6 anycast хаяг нь олон төхөөрөмжүүд рүү холбогдсон IPv6 unicast хаяг</w:t>
      </w:r>
      <w:r w:rsidRPr="001B0FC2">
        <w:rPr>
          <w:spacing w:val="1"/>
        </w:rPr>
        <w:t xml:space="preserve"> </w:t>
      </w:r>
      <w:r w:rsidRPr="001B0FC2">
        <w:t>юм. Anycast хаягаар илгээгдсэн пакетийг тухайн хаягтай хамгийн ойрхон төхөөрөмж рүү</w:t>
      </w:r>
      <w:r w:rsidRPr="001B0FC2">
        <w:rPr>
          <w:spacing w:val="1"/>
        </w:rPr>
        <w:t xml:space="preserve"> </w:t>
      </w:r>
      <w:r w:rsidRPr="001B0FC2">
        <w:t>чиглүүлдэг.</w:t>
      </w:r>
    </w:p>
    <w:p w14:paraId="6FA208E4" w14:textId="600FEB9F" w:rsidR="00EB01AA" w:rsidRPr="00EB01AA" w:rsidRDefault="00EB01AA" w:rsidP="00EB01AA">
      <w:pPr>
        <w:jc w:val="both"/>
        <w:rPr>
          <w:sz w:val="24"/>
          <w:szCs w:val="24"/>
          <w:lang w:val="en-US"/>
        </w:rPr>
      </w:pPr>
      <w:r w:rsidRPr="00EB01AA">
        <w:rPr>
          <w:i/>
          <w:iCs/>
          <w:sz w:val="24"/>
          <w:szCs w:val="24"/>
          <w:lang w:val="en-US"/>
        </w:rPr>
        <w:t>Global</w:t>
      </w:r>
      <w:r w:rsidRPr="00EB01AA">
        <w:rPr>
          <w:i/>
          <w:iCs/>
          <w:sz w:val="24"/>
          <w:szCs w:val="24"/>
        </w:rPr>
        <w:t xml:space="preserve"> </w:t>
      </w:r>
      <w:r w:rsidRPr="00EB01AA">
        <w:rPr>
          <w:i/>
          <w:iCs/>
          <w:sz w:val="24"/>
          <w:szCs w:val="24"/>
          <w:lang w:val="en-US"/>
        </w:rPr>
        <w:t>unicast</w:t>
      </w:r>
      <w:r w:rsidRPr="00EB01AA">
        <w:rPr>
          <w:i/>
          <w:iCs/>
          <w:sz w:val="24"/>
          <w:szCs w:val="24"/>
        </w:rPr>
        <w:t>:</w:t>
      </w:r>
      <w:r w:rsidRPr="00EB01AA">
        <w:rPr>
          <w:sz w:val="24"/>
          <w:szCs w:val="24"/>
        </w:rPr>
        <w:t xml:space="preserve"> </w:t>
      </w:r>
      <w:r w:rsidRPr="00EB01AA">
        <w:rPr>
          <w:sz w:val="24"/>
          <w:szCs w:val="24"/>
          <w:lang w:val="en-US"/>
        </w:rPr>
        <w:t>IANA</w:t>
      </w:r>
      <w:r w:rsidRPr="00EB01AA">
        <w:rPr>
          <w:sz w:val="24"/>
          <w:szCs w:val="24"/>
        </w:rPr>
        <w:t xml:space="preserve"> (</w:t>
      </w:r>
      <w:r w:rsidRPr="00EB01AA">
        <w:rPr>
          <w:sz w:val="24"/>
          <w:szCs w:val="24"/>
          <w:lang w:val="en-US"/>
        </w:rPr>
        <w:t>Internet</w:t>
      </w:r>
      <w:r w:rsidRPr="00EB01AA">
        <w:rPr>
          <w:sz w:val="24"/>
          <w:szCs w:val="24"/>
        </w:rPr>
        <w:t xml:space="preserve"> </w:t>
      </w:r>
      <w:r w:rsidRPr="00EB01AA">
        <w:rPr>
          <w:sz w:val="24"/>
          <w:szCs w:val="24"/>
          <w:lang w:val="en-US"/>
        </w:rPr>
        <w:t>Assigned</w:t>
      </w:r>
      <w:r w:rsidRPr="00EB01AA">
        <w:rPr>
          <w:sz w:val="24"/>
          <w:szCs w:val="24"/>
        </w:rPr>
        <w:t xml:space="preserve"> </w:t>
      </w:r>
      <w:r w:rsidRPr="00EB01AA">
        <w:rPr>
          <w:sz w:val="24"/>
          <w:szCs w:val="24"/>
          <w:lang w:val="en-US"/>
        </w:rPr>
        <w:t>Numbers</w:t>
      </w:r>
      <w:r w:rsidRPr="00EB01AA">
        <w:rPr>
          <w:sz w:val="24"/>
          <w:szCs w:val="24"/>
        </w:rPr>
        <w:t xml:space="preserve"> </w:t>
      </w:r>
      <w:r w:rsidRPr="00EB01AA">
        <w:rPr>
          <w:sz w:val="24"/>
          <w:szCs w:val="24"/>
          <w:lang w:val="en-US"/>
        </w:rPr>
        <w:t>Authority</w:t>
      </w:r>
      <w:r w:rsidRPr="00EB01AA">
        <w:rPr>
          <w:sz w:val="24"/>
          <w:szCs w:val="24"/>
        </w:rPr>
        <w:t xml:space="preserve">) нь </w:t>
      </w:r>
      <w:r w:rsidRPr="00EB01AA">
        <w:rPr>
          <w:sz w:val="24"/>
          <w:szCs w:val="24"/>
          <w:lang w:val="en-US"/>
        </w:rPr>
        <w:t>Global</w:t>
      </w:r>
      <w:r w:rsidRPr="00EB01AA">
        <w:rPr>
          <w:sz w:val="24"/>
          <w:szCs w:val="24"/>
        </w:rPr>
        <w:t xml:space="preserve"> </w:t>
      </w:r>
      <w:r w:rsidRPr="00EB01AA">
        <w:rPr>
          <w:sz w:val="24"/>
          <w:szCs w:val="24"/>
          <w:lang w:val="en-US"/>
        </w:rPr>
        <w:t>Unicast</w:t>
      </w:r>
      <w:r w:rsidRPr="00EB01AA">
        <w:rPr>
          <w:sz w:val="24"/>
          <w:szCs w:val="24"/>
        </w:rPr>
        <w:t xml:space="preserve"> хаягийн угтварыг интернет үйлчилгээ үзүүлэгчдэд (</w:t>
      </w:r>
      <w:r w:rsidRPr="00EB01AA">
        <w:rPr>
          <w:sz w:val="24"/>
          <w:szCs w:val="24"/>
          <w:lang w:val="en-US"/>
        </w:rPr>
        <w:t>ISP</w:t>
      </w:r>
      <w:r w:rsidRPr="00EB01AA">
        <w:rPr>
          <w:sz w:val="24"/>
          <w:szCs w:val="24"/>
        </w:rPr>
        <w:t>) хуваарилдаг.</w:t>
      </w:r>
      <w:r w:rsidRPr="00EB01AA">
        <w:rPr>
          <w:sz w:val="24"/>
          <w:szCs w:val="24"/>
        </w:rPr>
        <w:t xml:space="preserve"> </w:t>
      </w:r>
      <w:r w:rsidRPr="00EB01AA">
        <w:rPr>
          <w:sz w:val="24"/>
          <w:szCs w:val="24"/>
          <w:lang w:val="en-US"/>
        </w:rPr>
        <w:t>ISP</w:t>
      </w:r>
      <w:r w:rsidRPr="00EB01AA">
        <w:rPr>
          <w:sz w:val="24"/>
          <w:szCs w:val="24"/>
        </w:rPr>
        <w:t>-ууд хаягийг байгууллагуудад, харин байгууллагууд дотоод төхөөрөмжүүддээ хуваарилна.</w:t>
      </w:r>
      <w:r w:rsidRPr="00EB01AA">
        <w:rPr>
          <w:sz w:val="24"/>
          <w:szCs w:val="24"/>
        </w:rPr>
        <w:t xml:space="preserve"> </w:t>
      </w:r>
      <w:r w:rsidRPr="00EB01AA">
        <w:rPr>
          <w:sz w:val="24"/>
          <w:szCs w:val="24"/>
        </w:rPr>
        <w:t>Global Unicast хаяг нь интернетээр хандах боломжтой өвөрмөц хаяг юм.</w:t>
      </w:r>
    </w:p>
    <w:p w14:paraId="022F6DC5" w14:textId="78CDB1C1" w:rsidR="00EB01AA" w:rsidRPr="00EB01AA" w:rsidRDefault="00EB01AA" w:rsidP="00EB01AA">
      <w:pPr>
        <w:jc w:val="both"/>
        <w:rPr>
          <w:sz w:val="24"/>
          <w:szCs w:val="24"/>
        </w:rPr>
      </w:pPr>
      <w:r w:rsidRPr="00EB01AA">
        <w:rPr>
          <w:i/>
          <w:iCs/>
          <w:sz w:val="24"/>
          <w:szCs w:val="24"/>
        </w:rPr>
        <w:t>Link-Local хаяг</w:t>
      </w:r>
      <w:r w:rsidRPr="00EB01AA">
        <w:rPr>
          <w:sz w:val="24"/>
          <w:szCs w:val="24"/>
        </w:rPr>
        <w:t xml:space="preserve"> нь зөвхөн тухайн сүлжээний сегмент дотор хэрэглэгддэг хаяг бөгөөд дотоод сүлжээнд холбоо тогтоох, төхөөрөмжүүдийн хооронд мэдээлэл дамжуулахад ашиглагддаг. Энэ хаяг нь интернет рүү гарч чадахгүй.</w:t>
      </w:r>
    </w:p>
    <w:p w14:paraId="06A64039" w14:textId="77777777" w:rsidR="00366B05" w:rsidRPr="00036E8F" w:rsidRDefault="00000000" w:rsidP="00036E8F">
      <w:pPr>
        <w:rPr>
          <w:b/>
          <w:bCs/>
        </w:rPr>
      </w:pPr>
      <w:r w:rsidRPr="00036E8F">
        <w:rPr>
          <w:b/>
          <w:bCs/>
        </w:rPr>
        <w:t>Туршилт</w:t>
      </w:r>
    </w:p>
    <w:p w14:paraId="32FA77E4" w14:textId="77777777" w:rsidR="00366B05" w:rsidRPr="001B0FC2" w:rsidRDefault="00366B05">
      <w:pPr>
        <w:pStyle w:val="BodyText"/>
        <w:spacing w:before="7"/>
        <w:rPr>
          <w:b/>
        </w:rPr>
      </w:pPr>
    </w:p>
    <w:p w14:paraId="4DD62D9C" w14:textId="77777777" w:rsidR="00366B05" w:rsidRPr="001B0FC2" w:rsidRDefault="00000000" w:rsidP="00036E8F">
      <w:pPr>
        <w:pStyle w:val="BodyText"/>
        <w:spacing w:line="247" w:lineRule="auto"/>
        <w:ind w:left="229"/>
      </w:pPr>
      <w:r w:rsidRPr="001B0FC2">
        <w:t>Туршилтад</w:t>
      </w:r>
      <w:r w:rsidRPr="001B0FC2">
        <w:rPr>
          <w:spacing w:val="11"/>
        </w:rPr>
        <w:t xml:space="preserve"> </w:t>
      </w:r>
      <w:r w:rsidRPr="001B0FC2">
        <w:t>Packet</w:t>
      </w:r>
      <w:r w:rsidRPr="001B0FC2">
        <w:rPr>
          <w:spacing w:val="11"/>
        </w:rPr>
        <w:t xml:space="preserve"> </w:t>
      </w:r>
      <w:r w:rsidRPr="001B0FC2">
        <w:t>tracer</w:t>
      </w:r>
      <w:r w:rsidRPr="001B0FC2">
        <w:rPr>
          <w:spacing w:val="11"/>
        </w:rPr>
        <w:t xml:space="preserve"> </w:t>
      </w:r>
      <w:r w:rsidRPr="001B0FC2">
        <w:t>програмыг</w:t>
      </w:r>
      <w:r w:rsidRPr="001B0FC2">
        <w:rPr>
          <w:spacing w:val="11"/>
        </w:rPr>
        <w:t xml:space="preserve"> </w:t>
      </w:r>
      <w:r w:rsidRPr="001B0FC2">
        <w:t>ашиглан</w:t>
      </w:r>
      <w:r w:rsidRPr="001B0FC2">
        <w:rPr>
          <w:spacing w:val="11"/>
        </w:rPr>
        <w:t xml:space="preserve"> </w:t>
      </w:r>
      <w:r w:rsidRPr="001B0FC2">
        <w:t>дараах</w:t>
      </w:r>
      <w:r w:rsidRPr="001B0FC2">
        <w:rPr>
          <w:spacing w:val="11"/>
        </w:rPr>
        <w:t xml:space="preserve"> </w:t>
      </w:r>
      <w:r w:rsidRPr="001B0FC2">
        <w:t>топологийн</w:t>
      </w:r>
      <w:r w:rsidRPr="001B0FC2">
        <w:rPr>
          <w:spacing w:val="11"/>
        </w:rPr>
        <w:t xml:space="preserve"> </w:t>
      </w:r>
      <w:r w:rsidRPr="001B0FC2">
        <w:t>дагуу</w:t>
      </w:r>
      <w:r w:rsidRPr="001B0FC2">
        <w:rPr>
          <w:spacing w:val="11"/>
        </w:rPr>
        <w:t xml:space="preserve"> </w:t>
      </w:r>
      <w:r w:rsidRPr="001B0FC2">
        <w:t>сүлжээг</w:t>
      </w:r>
      <w:r w:rsidRPr="001B0FC2">
        <w:rPr>
          <w:spacing w:val="-57"/>
        </w:rPr>
        <w:t xml:space="preserve"> </w:t>
      </w:r>
      <w:r w:rsidRPr="001B0FC2">
        <w:t>байгуулах</w:t>
      </w:r>
      <w:r w:rsidRPr="001B0FC2">
        <w:rPr>
          <w:spacing w:val="-1"/>
        </w:rPr>
        <w:t xml:space="preserve"> </w:t>
      </w:r>
      <w:r w:rsidRPr="001B0FC2">
        <w:t>ба</w:t>
      </w:r>
      <w:r w:rsidRPr="001B0FC2">
        <w:rPr>
          <w:spacing w:val="-1"/>
        </w:rPr>
        <w:t xml:space="preserve"> </w:t>
      </w:r>
      <w:r w:rsidRPr="001B0FC2">
        <w:t>IPv6 global unicast</w:t>
      </w:r>
      <w:r w:rsidRPr="001B0FC2">
        <w:rPr>
          <w:spacing w:val="-1"/>
        </w:rPr>
        <w:t xml:space="preserve"> </w:t>
      </w:r>
      <w:r w:rsidRPr="001B0FC2">
        <w:t>хаягийн статик тохиргоог хийх болно.</w:t>
      </w:r>
    </w:p>
    <w:p w14:paraId="2CA093F6" w14:textId="77777777" w:rsidR="00366B05" w:rsidRPr="001B0FC2" w:rsidRDefault="00000000">
      <w:pPr>
        <w:pStyle w:val="BodyText"/>
        <w:spacing w:before="1"/>
      </w:pPr>
      <w:r w:rsidRPr="001B0FC2">
        <w:rPr>
          <w:noProof/>
        </w:rPr>
        <w:drawing>
          <wp:anchor distT="0" distB="0" distL="0" distR="0" simplePos="0" relativeHeight="251660288" behindDoc="0" locked="0" layoutInCell="1" allowOverlap="1" wp14:anchorId="7F7E86EF" wp14:editId="340B7B48">
            <wp:simplePos x="0" y="0"/>
            <wp:positionH relativeFrom="page">
              <wp:posOffset>2810508</wp:posOffset>
            </wp:positionH>
            <wp:positionV relativeFrom="paragraph">
              <wp:posOffset>157434</wp:posOffset>
            </wp:positionV>
            <wp:extent cx="2663952" cy="254127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2663952" cy="2541270"/>
                    </a:xfrm>
                    <a:prstGeom prst="rect">
                      <a:avLst/>
                    </a:prstGeom>
                  </pic:spPr>
                </pic:pic>
              </a:graphicData>
            </a:graphic>
          </wp:anchor>
        </w:drawing>
      </w:r>
    </w:p>
    <w:p w14:paraId="2759197D" w14:textId="77777777" w:rsidR="00366B05" w:rsidRPr="001B0FC2" w:rsidRDefault="00000000">
      <w:pPr>
        <w:spacing w:before="58"/>
        <w:ind w:left="3748"/>
        <w:rPr>
          <w:sz w:val="24"/>
          <w:szCs w:val="24"/>
        </w:rPr>
      </w:pPr>
      <w:r w:rsidRPr="001B0FC2">
        <w:rPr>
          <w:sz w:val="24"/>
          <w:szCs w:val="24"/>
        </w:rPr>
        <w:t>Зураг</w:t>
      </w:r>
      <w:r w:rsidRPr="001B0FC2">
        <w:rPr>
          <w:spacing w:val="-4"/>
          <w:sz w:val="24"/>
          <w:szCs w:val="24"/>
        </w:rPr>
        <w:t xml:space="preserve"> </w:t>
      </w:r>
      <w:r w:rsidRPr="001B0FC2">
        <w:rPr>
          <w:sz w:val="24"/>
          <w:szCs w:val="24"/>
        </w:rPr>
        <w:t>12.3</w:t>
      </w:r>
      <w:r w:rsidRPr="001B0FC2">
        <w:rPr>
          <w:spacing w:val="-4"/>
          <w:sz w:val="24"/>
          <w:szCs w:val="24"/>
        </w:rPr>
        <w:t xml:space="preserve"> </w:t>
      </w:r>
      <w:r w:rsidRPr="001B0FC2">
        <w:rPr>
          <w:sz w:val="24"/>
          <w:szCs w:val="24"/>
        </w:rPr>
        <w:t>Туршилтын</w:t>
      </w:r>
      <w:r w:rsidRPr="001B0FC2">
        <w:rPr>
          <w:spacing w:val="-3"/>
          <w:sz w:val="24"/>
          <w:szCs w:val="24"/>
        </w:rPr>
        <w:t xml:space="preserve"> </w:t>
      </w:r>
      <w:r w:rsidRPr="001B0FC2">
        <w:rPr>
          <w:sz w:val="24"/>
          <w:szCs w:val="24"/>
        </w:rPr>
        <w:t>топологи</w:t>
      </w:r>
    </w:p>
    <w:p w14:paraId="20339113" w14:textId="77777777" w:rsidR="00366B05" w:rsidRPr="001B0FC2" w:rsidRDefault="00366B05">
      <w:pPr>
        <w:pStyle w:val="BodyText"/>
        <w:spacing w:before="9"/>
      </w:pPr>
    </w:p>
    <w:p w14:paraId="4C6B7DDC" w14:textId="539FC663" w:rsidR="00366B05" w:rsidRPr="001B0FC2" w:rsidRDefault="00000000" w:rsidP="00430D74">
      <w:pPr>
        <w:pStyle w:val="BodyText"/>
        <w:spacing w:line="247" w:lineRule="auto"/>
        <w:ind w:left="229" w:right="208" w:firstLine="720"/>
      </w:pPr>
      <w:r w:rsidRPr="001B0FC2">
        <w:t>Router</w:t>
      </w:r>
      <w:r w:rsidRPr="001B0FC2">
        <w:rPr>
          <w:spacing w:val="-12"/>
        </w:rPr>
        <w:t xml:space="preserve"> </w:t>
      </w:r>
      <w:r w:rsidRPr="001B0FC2">
        <w:t>–</w:t>
      </w:r>
      <w:r w:rsidRPr="001B0FC2">
        <w:rPr>
          <w:spacing w:val="-11"/>
        </w:rPr>
        <w:t xml:space="preserve"> </w:t>
      </w:r>
      <w:r w:rsidRPr="001B0FC2">
        <w:t>ийн</w:t>
      </w:r>
      <w:r w:rsidRPr="001B0FC2">
        <w:rPr>
          <w:spacing w:val="-11"/>
        </w:rPr>
        <w:t xml:space="preserve"> </w:t>
      </w:r>
      <w:r w:rsidRPr="001B0FC2">
        <w:t>интерфейс</w:t>
      </w:r>
      <w:r w:rsidRPr="001B0FC2">
        <w:rPr>
          <w:spacing w:val="-12"/>
        </w:rPr>
        <w:t xml:space="preserve"> </w:t>
      </w:r>
      <w:r w:rsidRPr="001B0FC2">
        <w:t>тус</w:t>
      </w:r>
      <w:r w:rsidRPr="001B0FC2">
        <w:rPr>
          <w:spacing w:val="-11"/>
        </w:rPr>
        <w:t xml:space="preserve"> </w:t>
      </w:r>
      <w:r w:rsidRPr="001B0FC2">
        <w:t>бүр</w:t>
      </w:r>
      <w:r w:rsidRPr="001B0FC2">
        <w:rPr>
          <w:spacing w:val="-11"/>
        </w:rPr>
        <w:t xml:space="preserve"> </w:t>
      </w:r>
      <w:r w:rsidRPr="001B0FC2">
        <w:t>дээр</w:t>
      </w:r>
      <w:r w:rsidRPr="001B0FC2">
        <w:rPr>
          <w:spacing w:val="-12"/>
        </w:rPr>
        <w:t xml:space="preserve"> </w:t>
      </w:r>
      <w:r w:rsidRPr="001B0FC2">
        <w:t>дараах</w:t>
      </w:r>
      <w:r w:rsidRPr="001B0FC2">
        <w:rPr>
          <w:spacing w:val="-11"/>
        </w:rPr>
        <w:t xml:space="preserve"> </w:t>
      </w:r>
      <w:r w:rsidRPr="001B0FC2">
        <w:t>байдлаар</w:t>
      </w:r>
      <w:r w:rsidRPr="001B0FC2">
        <w:rPr>
          <w:spacing w:val="-11"/>
        </w:rPr>
        <w:t xml:space="preserve"> </w:t>
      </w:r>
      <w:r w:rsidRPr="001B0FC2">
        <w:t>IPv6</w:t>
      </w:r>
      <w:r w:rsidRPr="001B0FC2">
        <w:rPr>
          <w:spacing w:val="-11"/>
        </w:rPr>
        <w:t xml:space="preserve"> </w:t>
      </w:r>
      <w:r w:rsidRPr="001B0FC2">
        <w:t>хаягийг</w:t>
      </w:r>
      <w:r w:rsidRPr="001B0FC2">
        <w:rPr>
          <w:spacing w:val="-12"/>
        </w:rPr>
        <w:t xml:space="preserve"> </w:t>
      </w:r>
      <w:r w:rsidRPr="001B0FC2">
        <w:t>тохируулна.</w:t>
      </w:r>
      <w:r w:rsidRPr="001B0FC2">
        <w:rPr>
          <w:spacing w:val="-11"/>
        </w:rPr>
        <w:t xml:space="preserve"> </w:t>
      </w:r>
      <w:r w:rsidRPr="001B0FC2">
        <w:t>#ipv6</w:t>
      </w:r>
      <w:r w:rsidRPr="001B0FC2">
        <w:rPr>
          <w:spacing w:val="-57"/>
        </w:rPr>
        <w:t xml:space="preserve"> </w:t>
      </w:r>
      <w:r w:rsidRPr="001B0FC2">
        <w:t>unicast-routing</w:t>
      </w:r>
      <w:r w:rsidRPr="001B0FC2">
        <w:rPr>
          <w:spacing w:val="-1"/>
        </w:rPr>
        <w:t xml:space="preserve"> </w:t>
      </w:r>
      <w:r w:rsidRPr="001B0FC2">
        <w:t>командын хэрэглээг тайлбарлана</w:t>
      </w:r>
      <w:r w:rsidRPr="001B0FC2">
        <w:rPr>
          <w:spacing w:val="-1"/>
        </w:rPr>
        <w:t xml:space="preserve"> </w:t>
      </w:r>
      <w:r w:rsidRPr="001B0FC2">
        <w:t>уу.</w:t>
      </w:r>
    </w:p>
    <w:p w14:paraId="1A8D2A27" w14:textId="77777777" w:rsidR="00430D74" w:rsidRDefault="00157E3D" w:rsidP="00430D74">
      <w:pPr>
        <w:pStyle w:val="BodyText"/>
        <w:keepNext/>
        <w:spacing w:before="2"/>
        <w:ind w:firstLineChars="150" w:firstLine="360"/>
      </w:pPr>
      <w:r w:rsidRPr="001B0FC2">
        <w:rPr>
          <w:noProof/>
        </w:rPr>
        <w:drawing>
          <wp:inline distT="0" distB="0" distL="0" distR="0" wp14:anchorId="7B12CA6A" wp14:editId="771A2191">
            <wp:extent cx="4234373" cy="2173357"/>
            <wp:effectExtent l="0" t="0" r="0" b="0"/>
            <wp:docPr id="82371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19176" name=""/>
                    <pic:cNvPicPr/>
                  </pic:nvPicPr>
                  <pic:blipFill>
                    <a:blip r:embed="rId11"/>
                    <a:stretch>
                      <a:fillRect/>
                    </a:stretch>
                  </pic:blipFill>
                  <pic:spPr>
                    <a:xfrm>
                      <a:off x="0" y="0"/>
                      <a:ext cx="4243489" cy="2178036"/>
                    </a:xfrm>
                    <a:prstGeom prst="rect">
                      <a:avLst/>
                    </a:prstGeom>
                  </pic:spPr>
                </pic:pic>
              </a:graphicData>
            </a:graphic>
          </wp:inline>
        </w:drawing>
      </w:r>
    </w:p>
    <w:p w14:paraId="52C84ACB" w14:textId="11BD9246" w:rsidR="00366B05" w:rsidRPr="001B0FC2" w:rsidRDefault="00430D74" w:rsidP="00430D74">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2</w:t>
      </w:r>
      <w:r>
        <w:fldChar w:fldCharType="end"/>
      </w:r>
      <w:r>
        <w:rPr>
          <w:lang w:val="en-US"/>
        </w:rPr>
        <w:t xml:space="preserve"> router дээрх тохиргоо</w:t>
      </w:r>
    </w:p>
    <w:p w14:paraId="68EA40D5" w14:textId="77777777" w:rsidR="00366B05" w:rsidRPr="001B0FC2" w:rsidRDefault="00000000">
      <w:pPr>
        <w:pStyle w:val="BodyText"/>
        <w:spacing w:before="90"/>
        <w:ind w:left="949"/>
      </w:pPr>
      <w:r w:rsidRPr="001B0FC2">
        <w:t>PC</w:t>
      </w:r>
      <w:r w:rsidRPr="001B0FC2">
        <w:rPr>
          <w:spacing w:val="8"/>
        </w:rPr>
        <w:t xml:space="preserve"> </w:t>
      </w:r>
      <w:r w:rsidRPr="001B0FC2">
        <w:t>тус</w:t>
      </w:r>
      <w:r w:rsidRPr="001B0FC2">
        <w:rPr>
          <w:spacing w:val="8"/>
        </w:rPr>
        <w:t xml:space="preserve"> </w:t>
      </w:r>
      <w:r w:rsidRPr="001B0FC2">
        <w:t>бүр</w:t>
      </w:r>
      <w:r w:rsidRPr="001B0FC2">
        <w:rPr>
          <w:spacing w:val="8"/>
        </w:rPr>
        <w:t xml:space="preserve"> </w:t>
      </w:r>
      <w:r w:rsidRPr="001B0FC2">
        <w:t>дээр</w:t>
      </w:r>
      <w:r w:rsidRPr="001B0FC2">
        <w:rPr>
          <w:spacing w:val="8"/>
        </w:rPr>
        <w:t xml:space="preserve"> </w:t>
      </w:r>
      <w:r w:rsidRPr="001B0FC2">
        <w:t>IPv6</w:t>
      </w:r>
      <w:r w:rsidRPr="001B0FC2">
        <w:rPr>
          <w:spacing w:val="8"/>
        </w:rPr>
        <w:t xml:space="preserve"> </w:t>
      </w:r>
      <w:r w:rsidRPr="001B0FC2">
        <w:t>хаягийг</w:t>
      </w:r>
      <w:r w:rsidRPr="001B0FC2">
        <w:rPr>
          <w:spacing w:val="8"/>
        </w:rPr>
        <w:t xml:space="preserve"> </w:t>
      </w:r>
      <w:r w:rsidRPr="001B0FC2">
        <w:t>дараах</w:t>
      </w:r>
      <w:r w:rsidRPr="001B0FC2">
        <w:rPr>
          <w:spacing w:val="8"/>
        </w:rPr>
        <w:t xml:space="preserve"> </w:t>
      </w:r>
      <w:r w:rsidRPr="001B0FC2">
        <w:t>байдлаар</w:t>
      </w:r>
      <w:r w:rsidRPr="001B0FC2">
        <w:rPr>
          <w:spacing w:val="8"/>
        </w:rPr>
        <w:t xml:space="preserve"> </w:t>
      </w:r>
      <w:r w:rsidRPr="001B0FC2">
        <w:t>статикаар</w:t>
      </w:r>
      <w:r w:rsidRPr="001B0FC2">
        <w:rPr>
          <w:spacing w:val="8"/>
        </w:rPr>
        <w:t xml:space="preserve"> </w:t>
      </w:r>
      <w:r w:rsidRPr="001B0FC2">
        <w:t>тус</w:t>
      </w:r>
      <w:r w:rsidRPr="001B0FC2">
        <w:rPr>
          <w:spacing w:val="8"/>
        </w:rPr>
        <w:t xml:space="preserve"> </w:t>
      </w:r>
      <w:r w:rsidRPr="001B0FC2">
        <w:t>бүр</w:t>
      </w:r>
      <w:r w:rsidRPr="001B0FC2">
        <w:rPr>
          <w:spacing w:val="8"/>
        </w:rPr>
        <w:t xml:space="preserve"> </w:t>
      </w:r>
      <w:r w:rsidRPr="001B0FC2">
        <w:t>тохируулна.</w:t>
      </w:r>
      <w:r w:rsidRPr="001B0FC2">
        <w:rPr>
          <w:spacing w:val="8"/>
        </w:rPr>
        <w:t xml:space="preserve"> </w:t>
      </w:r>
      <w:r w:rsidRPr="001B0FC2">
        <w:t>Зураг</w:t>
      </w:r>
    </w:p>
    <w:p w14:paraId="7FAE25A2" w14:textId="03D52933" w:rsidR="00366B05" w:rsidRPr="001B0FC2" w:rsidRDefault="00000000" w:rsidP="005543E6">
      <w:pPr>
        <w:pStyle w:val="BodyText"/>
        <w:spacing w:before="3" w:line="242" w:lineRule="auto"/>
        <w:ind w:left="229"/>
        <w:rPr>
          <w:lang w:val="mn-MN"/>
        </w:rPr>
      </w:pPr>
      <w:r w:rsidRPr="001B0FC2">
        <w:t>12.5</w:t>
      </w:r>
      <w:r w:rsidRPr="001B0FC2">
        <w:rPr>
          <w:spacing w:val="26"/>
        </w:rPr>
        <w:t xml:space="preserve"> </w:t>
      </w:r>
      <w:r w:rsidRPr="001B0FC2">
        <w:t>-д</w:t>
      </w:r>
      <w:r w:rsidRPr="001B0FC2">
        <w:rPr>
          <w:spacing w:val="26"/>
        </w:rPr>
        <w:t xml:space="preserve"> </w:t>
      </w:r>
      <w:r w:rsidRPr="001B0FC2">
        <w:t>харуулсанаар</w:t>
      </w:r>
      <w:r w:rsidRPr="001B0FC2">
        <w:rPr>
          <w:spacing w:val="26"/>
        </w:rPr>
        <w:t xml:space="preserve"> </w:t>
      </w:r>
      <w:r w:rsidRPr="001B0FC2">
        <w:t>PC0</w:t>
      </w:r>
      <w:r w:rsidRPr="001B0FC2">
        <w:rPr>
          <w:spacing w:val="26"/>
        </w:rPr>
        <w:t xml:space="preserve"> </w:t>
      </w:r>
      <w:r w:rsidRPr="001B0FC2">
        <w:t>дээрхи</w:t>
      </w:r>
      <w:r w:rsidRPr="001B0FC2">
        <w:rPr>
          <w:spacing w:val="26"/>
        </w:rPr>
        <w:t xml:space="preserve"> </w:t>
      </w:r>
      <w:r w:rsidRPr="001B0FC2">
        <w:t>IPv6</w:t>
      </w:r>
      <w:r w:rsidRPr="001B0FC2">
        <w:rPr>
          <w:spacing w:val="26"/>
        </w:rPr>
        <w:t xml:space="preserve"> </w:t>
      </w:r>
      <w:r w:rsidRPr="001B0FC2">
        <w:t>хаягийг</w:t>
      </w:r>
      <w:r w:rsidRPr="001B0FC2">
        <w:rPr>
          <w:spacing w:val="26"/>
        </w:rPr>
        <w:t xml:space="preserve"> </w:t>
      </w:r>
      <w:r w:rsidRPr="001B0FC2">
        <w:t>статикаар</w:t>
      </w:r>
      <w:r w:rsidRPr="001B0FC2">
        <w:rPr>
          <w:spacing w:val="26"/>
        </w:rPr>
        <w:t xml:space="preserve"> </w:t>
      </w:r>
      <w:r w:rsidRPr="001B0FC2">
        <w:t>тохируулсан</w:t>
      </w:r>
      <w:r w:rsidRPr="001B0FC2">
        <w:rPr>
          <w:spacing w:val="26"/>
        </w:rPr>
        <w:t xml:space="preserve"> </w:t>
      </w:r>
      <w:r w:rsidRPr="001B0FC2">
        <w:t>ба</w:t>
      </w:r>
      <w:r w:rsidRPr="001B0FC2">
        <w:rPr>
          <w:spacing w:val="26"/>
        </w:rPr>
        <w:t xml:space="preserve"> </w:t>
      </w:r>
      <w:r w:rsidRPr="001B0FC2">
        <w:t>PC1</w:t>
      </w:r>
      <w:r w:rsidRPr="001B0FC2">
        <w:rPr>
          <w:spacing w:val="26"/>
        </w:rPr>
        <w:t xml:space="preserve"> </w:t>
      </w:r>
      <w:r w:rsidRPr="001B0FC2">
        <w:t>дээр</w:t>
      </w:r>
      <w:r w:rsidRPr="001B0FC2">
        <w:rPr>
          <w:spacing w:val="-57"/>
        </w:rPr>
        <w:t xml:space="preserve"> </w:t>
      </w:r>
      <w:r w:rsidRPr="001B0FC2">
        <w:t>2001:db8:acad:2::10/64</w:t>
      </w:r>
      <w:r w:rsidRPr="001B0FC2">
        <w:rPr>
          <w:spacing w:val="-1"/>
        </w:rPr>
        <w:t xml:space="preserve"> </w:t>
      </w:r>
      <w:r w:rsidRPr="001B0FC2">
        <w:t>хаягийг тохируулна.</w:t>
      </w:r>
    </w:p>
    <w:p w14:paraId="0077F94D" w14:textId="45212D6D" w:rsidR="00157E3D" w:rsidRPr="001B0FC2" w:rsidRDefault="00157E3D" w:rsidP="00430D74">
      <w:pPr>
        <w:keepNext/>
        <w:spacing w:line="242" w:lineRule="auto"/>
        <w:ind w:firstLineChars="100" w:firstLine="240"/>
        <w:rPr>
          <w:sz w:val="24"/>
          <w:szCs w:val="24"/>
        </w:rPr>
      </w:pPr>
      <w:r w:rsidRPr="001B0FC2">
        <w:rPr>
          <w:noProof/>
          <w:sz w:val="24"/>
          <w:szCs w:val="24"/>
        </w:rPr>
        <w:drawing>
          <wp:inline distT="0" distB="0" distL="0" distR="0" wp14:anchorId="24D877CE" wp14:editId="5B2A8E68">
            <wp:extent cx="4355096" cy="1013226"/>
            <wp:effectExtent l="0" t="0" r="7620" b="0"/>
            <wp:docPr id="133753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32898" name=""/>
                    <pic:cNvPicPr/>
                  </pic:nvPicPr>
                  <pic:blipFill>
                    <a:blip r:embed="rId12"/>
                    <a:stretch>
                      <a:fillRect/>
                    </a:stretch>
                  </pic:blipFill>
                  <pic:spPr>
                    <a:xfrm>
                      <a:off x="0" y="0"/>
                      <a:ext cx="4372016" cy="1017163"/>
                    </a:xfrm>
                    <a:prstGeom prst="rect">
                      <a:avLst/>
                    </a:prstGeom>
                  </pic:spPr>
                </pic:pic>
              </a:graphicData>
            </a:graphic>
          </wp:inline>
        </w:drawing>
      </w:r>
    </w:p>
    <w:p w14:paraId="046383C8" w14:textId="18C6C0EB" w:rsidR="00157E3D" w:rsidRPr="001B0FC2" w:rsidRDefault="00157E3D" w:rsidP="00430D74">
      <w:pPr>
        <w:pStyle w:val="Caption"/>
        <w:ind w:firstLineChars="100" w:firstLine="240"/>
        <w:rPr>
          <w:rFonts w:ascii="Times New Roman" w:hAnsi="Times New Roman" w:cs="Times New Roman"/>
          <w:sz w:val="24"/>
          <w:szCs w:val="24"/>
          <w:lang w:val="en-US"/>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3</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 xml:space="preserve"> PC0</w:t>
      </w:r>
    </w:p>
    <w:p w14:paraId="75580801" w14:textId="77777777" w:rsidR="00157E3D" w:rsidRPr="001B0FC2" w:rsidRDefault="00157E3D" w:rsidP="00157E3D">
      <w:pPr>
        <w:rPr>
          <w:sz w:val="24"/>
          <w:szCs w:val="24"/>
          <w:lang w:val="en-US"/>
        </w:rPr>
      </w:pPr>
    </w:p>
    <w:p w14:paraId="126D3882" w14:textId="714528BB" w:rsidR="00157E3D" w:rsidRPr="001B0FC2" w:rsidRDefault="00157E3D" w:rsidP="00430D74">
      <w:pPr>
        <w:keepNext/>
        <w:ind w:firstLineChars="100" w:firstLine="240"/>
        <w:rPr>
          <w:sz w:val="24"/>
          <w:szCs w:val="24"/>
        </w:rPr>
      </w:pPr>
      <w:r w:rsidRPr="001B0FC2">
        <w:rPr>
          <w:noProof/>
          <w:sz w:val="24"/>
          <w:szCs w:val="24"/>
        </w:rPr>
        <w:drawing>
          <wp:inline distT="0" distB="0" distL="0" distR="0" wp14:anchorId="053873EA" wp14:editId="71E37839">
            <wp:extent cx="4581406" cy="871869"/>
            <wp:effectExtent l="0" t="0" r="0" b="4445"/>
            <wp:docPr id="108255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2701" name=""/>
                    <pic:cNvPicPr/>
                  </pic:nvPicPr>
                  <pic:blipFill>
                    <a:blip r:embed="rId13"/>
                    <a:stretch>
                      <a:fillRect/>
                    </a:stretch>
                  </pic:blipFill>
                  <pic:spPr>
                    <a:xfrm>
                      <a:off x="0" y="0"/>
                      <a:ext cx="4629974" cy="881112"/>
                    </a:xfrm>
                    <a:prstGeom prst="rect">
                      <a:avLst/>
                    </a:prstGeom>
                  </pic:spPr>
                </pic:pic>
              </a:graphicData>
            </a:graphic>
          </wp:inline>
        </w:drawing>
      </w:r>
    </w:p>
    <w:p w14:paraId="5711F382" w14:textId="78922D4D" w:rsidR="00157E3D" w:rsidRPr="001B0FC2" w:rsidRDefault="00157E3D" w:rsidP="00430D74">
      <w:pPr>
        <w:pStyle w:val="Caption"/>
        <w:ind w:firstLineChars="100" w:firstLine="240"/>
        <w:rPr>
          <w:rFonts w:ascii="Times New Roman" w:hAnsi="Times New Roman" w:cs="Times New Roman"/>
          <w:sz w:val="24"/>
          <w:szCs w:val="24"/>
          <w:lang w:val="mn-MN"/>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4</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rPr>
        <w:t xml:space="preserve"> </w:t>
      </w:r>
      <w:r w:rsidRPr="001B0FC2">
        <w:rPr>
          <w:rFonts w:ascii="Times New Roman" w:hAnsi="Times New Roman" w:cs="Times New Roman"/>
          <w:sz w:val="24"/>
          <w:szCs w:val="24"/>
          <w:lang w:val="en-US"/>
        </w:rPr>
        <w:t>PC</w:t>
      </w:r>
      <w:r w:rsidRPr="001B0FC2">
        <w:rPr>
          <w:rFonts w:ascii="Times New Roman" w:hAnsi="Times New Roman" w:cs="Times New Roman"/>
          <w:sz w:val="24"/>
          <w:szCs w:val="24"/>
        </w:rPr>
        <w:t>1</w:t>
      </w:r>
    </w:p>
    <w:p w14:paraId="30BC5DE1" w14:textId="77777777" w:rsidR="005543E6" w:rsidRPr="001B0FC2" w:rsidRDefault="005543E6" w:rsidP="005543E6">
      <w:pPr>
        <w:rPr>
          <w:sz w:val="24"/>
          <w:szCs w:val="24"/>
          <w:lang w:val="mn-MN"/>
        </w:rPr>
      </w:pPr>
    </w:p>
    <w:p w14:paraId="456A460C" w14:textId="77777777" w:rsidR="005543E6" w:rsidRPr="001B0FC2" w:rsidRDefault="005543E6" w:rsidP="00430D74">
      <w:pPr>
        <w:pStyle w:val="BodyText"/>
        <w:ind w:firstLineChars="100" w:firstLine="240"/>
      </w:pPr>
      <w:r w:rsidRPr="001B0FC2">
        <w:t>PC0</w:t>
      </w:r>
      <w:r w:rsidRPr="001B0FC2">
        <w:rPr>
          <w:spacing w:val="-2"/>
        </w:rPr>
        <w:t xml:space="preserve"> </w:t>
      </w:r>
      <w:r w:rsidRPr="001B0FC2">
        <w:t>-&gt;</w:t>
      </w:r>
      <w:r w:rsidRPr="001B0FC2">
        <w:rPr>
          <w:spacing w:val="-1"/>
        </w:rPr>
        <w:t xml:space="preserve"> </w:t>
      </w:r>
      <w:r w:rsidRPr="001B0FC2">
        <w:t>PC1</w:t>
      </w:r>
      <w:r w:rsidRPr="001B0FC2">
        <w:rPr>
          <w:spacing w:val="-1"/>
        </w:rPr>
        <w:t xml:space="preserve"> </w:t>
      </w:r>
      <w:r w:rsidRPr="001B0FC2">
        <w:t>рүү</w:t>
      </w:r>
      <w:r w:rsidRPr="001B0FC2">
        <w:rPr>
          <w:spacing w:val="-1"/>
        </w:rPr>
        <w:t xml:space="preserve"> </w:t>
      </w:r>
      <w:r w:rsidRPr="001B0FC2">
        <w:t>ping</w:t>
      </w:r>
      <w:r w:rsidRPr="001B0FC2">
        <w:rPr>
          <w:spacing w:val="-1"/>
        </w:rPr>
        <w:t xml:space="preserve"> </w:t>
      </w:r>
      <w:r w:rsidRPr="001B0FC2">
        <w:t>команд</w:t>
      </w:r>
      <w:r w:rsidRPr="001B0FC2">
        <w:rPr>
          <w:spacing w:val="-1"/>
        </w:rPr>
        <w:t xml:space="preserve"> </w:t>
      </w:r>
      <w:r w:rsidRPr="001B0FC2">
        <w:t>ашиглан</w:t>
      </w:r>
      <w:r w:rsidRPr="001B0FC2">
        <w:rPr>
          <w:spacing w:val="-1"/>
        </w:rPr>
        <w:t xml:space="preserve"> </w:t>
      </w:r>
      <w:r w:rsidRPr="001B0FC2">
        <w:t>холболтоо</w:t>
      </w:r>
      <w:r w:rsidRPr="001B0FC2">
        <w:rPr>
          <w:spacing w:val="-1"/>
        </w:rPr>
        <w:t xml:space="preserve"> </w:t>
      </w:r>
      <w:r w:rsidRPr="001B0FC2">
        <w:t>шалгана.</w:t>
      </w:r>
    </w:p>
    <w:p w14:paraId="3A4BD3C0" w14:textId="77777777" w:rsidR="00BE7C5A" w:rsidRPr="001B0FC2" w:rsidRDefault="00BE7C5A" w:rsidP="00430D74">
      <w:pPr>
        <w:pStyle w:val="BodyText"/>
        <w:keepNext/>
        <w:spacing w:before="2"/>
        <w:ind w:firstLineChars="100" w:firstLine="240"/>
      </w:pPr>
      <w:r w:rsidRPr="001B0FC2">
        <w:rPr>
          <w:noProof/>
        </w:rPr>
        <w:drawing>
          <wp:inline distT="0" distB="0" distL="0" distR="0" wp14:anchorId="36672472" wp14:editId="400E9FBB">
            <wp:extent cx="4547309" cy="1817532"/>
            <wp:effectExtent l="0" t="0" r="5715" b="0"/>
            <wp:docPr id="139577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76875" name=""/>
                    <pic:cNvPicPr/>
                  </pic:nvPicPr>
                  <pic:blipFill>
                    <a:blip r:embed="rId14"/>
                    <a:stretch>
                      <a:fillRect/>
                    </a:stretch>
                  </pic:blipFill>
                  <pic:spPr>
                    <a:xfrm>
                      <a:off x="0" y="0"/>
                      <a:ext cx="4560142" cy="1822661"/>
                    </a:xfrm>
                    <a:prstGeom prst="rect">
                      <a:avLst/>
                    </a:prstGeom>
                  </pic:spPr>
                </pic:pic>
              </a:graphicData>
            </a:graphic>
          </wp:inline>
        </w:drawing>
      </w:r>
    </w:p>
    <w:p w14:paraId="2492AC30" w14:textId="26FD6AB8" w:rsidR="005543E6" w:rsidRPr="001B0FC2" w:rsidRDefault="00BE7C5A" w:rsidP="00430D74">
      <w:pPr>
        <w:pStyle w:val="Caption"/>
        <w:ind w:firstLineChars="100" w:firstLine="240"/>
        <w:rPr>
          <w:rFonts w:ascii="Times New Roman" w:hAnsi="Times New Roman" w:cs="Times New Roman"/>
          <w:sz w:val="24"/>
          <w:szCs w:val="24"/>
          <w:lang w:val="en-US"/>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5</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 xml:space="preserve"> PC0-PC1</w:t>
      </w:r>
    </w:p>
    <w:p w14:paraId="39E81CDC" w14:textId="77777777" w:rsidR="00BE7C5A" w:rsidRPr="001B0FC2" w:rsidRDefault="00BE7C5A" w:rsidP="00BE7C5A">
      <w:pPr>
        <w:rPr>
          <w:sz w:val="24"/>
          <w:szCs w:val="24"/>
          <w:lang w:val="en-US"/>
        </w:rPr>
      </w:pPr>
    </w:p>
    <w:p w14:paraId="18A803AF" w14:textId="77777777" w:rsidR="00BE7C5A" w:rsidRPr="001B0FC2" w:rsidRDefault="00BE7C5A" w:rsidP="00BE7C5A">
      <w:pPr>
        <w:rPr>
          <w:b/>
          <w:bCs/>
          <w:sz w:val="24"/>
          <w:szCs w:val="24"/>
        </w:rPr>
      </w:pPr>
      <w:r w:rsidRPr="001B0FC2">
        <w:rPr>
          <w:b/>
          <w:bCs/>
          <w:sz w:val="24"/>
          <w:szCs w:val="24"/>
        </w:rPr>
        <w:t>Даалгавар</w:t>
      </w:r>
    </w:p>
    <w:p w14:paraId="5531F5DE" w14:textId="77777777" w:rsidR="005543E6" w:rsidRPr="001B0FC2" w:rsidRDefault="005543E6" w:rsidP="00BE7C5A">
      <w:pPr>
        <w:pStyle w:val="BodyText"/>
        <w:keepNext/>
        <w:ind w:firstLineChars="100" w:firstLine="240"/>
      </w:pPr>
      <w:r w:rsidRPr="001B0FC2">
        <w:rPr>
          <w:noProof/>
        </w:rPr>
        <w:drawing>
          <wp:inline distT="0" distB="0" distL="0" distR="0" wp14:anchorId="7416352D" wp14:editId="0BB0F1B6">
            <wp:extent cx="4307621" cy="3108960"/>
            <wp:effectExtent l="0" t="0" r="0" b="0"/>
            <wp:docPr id="71542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28674" name=""/>
                    <pic:cNvPicPr/>
                  </pic:nvPicPr>
                  <pic:blipFill>
                    <a:blip r:embed="rId15"/>
                    <a:stretch>
                      <a:fillRect/>
                    </a:stretch>
                  </pic:blipFill>
                  <pic:spPr>
                    <a:xfrm>
                      <a:off x="0" y="0"/>
                      <a:ext cx="4322881" cy="3119974"/>
                    </a:xfrm>
                    <a:prstGeom prst="rect">
                      <a:avLst/>
                    </a:prstGeom>
                  </pic:spPr>
                </pic:pic>
              </a:graphicData>
            </a:graphic>
          </wp:inline>
        </w:drawing>
      </w:r>
    </w:p>
    <w:p w14:paraId="24C8D251" w14:textId="41704E54" w:rsidR="00366B05" w:rsidRPr="001B0FC2" w:rsidRDefault="005543E6" w:rsidP="00BE7C5A">
      <w:pPr>
        <w:pStyle w:val="Caption"/>
        <w:ind w:firstLineChars="100" w:firstLine="240"/>
        <w:rPr>
          <w:rFonts w:ascii="Times New Roman" w:hAnsi="Times New Roman" w:cs="Times New Roman"/>
          <w:sz w:val="24"/>
          <w:szCs w:val="24"/>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6</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rPr>
        <w:t xml:space="preserve"> Байгуулсан топологи</w:t>
      </w:r>
    </w:p>
    <w:p w14:paraId="78A6ED72" w14:textId="370F0524" w:rsidR="00366B05" w:rsidRPr="001B0FC2" w:rsidRDefault="00000000" w:rsidP="00BE7C5A">
      <w:pPr>
        <w:spacing w:before="85" w:line="360" w:lineRule="auto"/>
        <w:ind w:right="2936" w:firstLineChars="100" w:firstLine="240"/>
        <w:rPr>
          <w:sz w:val="24"/>
          <w:szCs w:val="24"/>
          <w:lang w:val="mn-MN"/>
        </w:rPr>
      </w:pPr>
      <w:r w:rsidRPr="001B0FC2">
        <w:rPr>
          <w:sz w:val="24"/>
          <w:szCs w:val="24"/>
        </w:rPr>
        <w:t>Хаяглалтын</w:t>
      </w:r>
      <w:r w:rsidRPr="001B0FC2">
        <w:rPr>
          <w:spacing w:val="-5"/>
          <w:sz w:val="24"/>
          <w:szCs w:val="24"/>
        </w:rPr>
        <w:t xml:space="preserve"> </w:t>
      </w:r>
      <w:r w:rsidRPr="001B0FC2">
        <w:rPr>
          <w:sz w:val="24"/>
          <w:szCs w:val="24"/>
        </w:rPr>
        <w:t>хүснэгт</w:t>
      </w: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0"/>
        <w:gridCol w:w="2126"/>
        <w:gridCol w:w="3398"/>
        <w:gridCol w:w="1665"/>
      </w:tblGrid>
      <w:tr w:rsidR="00366B05" w:rsidRPr="001B0FC2" w14:paraId="27D867C9" w14:textId="77777777">
        <w:trPr>
          <w:trHeight w:val="527"/>
        </w:trPr>
        <w:tc>
          <w:tcPr>
            <w:tcW w:w="2270" w:type="dxa"/>
          </w:tcPr>
          <w:p w14:paraId="36F02062" w14:textId="77777777" w:rsidR="00366B05" w:rsidRPr="001B0FC2" w:rsidRDefault="00000000">
            <w:pPr>
              <w:pStyle w:val="TableParagraph"/>
              <w:ind w:left="105"/>
              <w:rPr>
                <w:b/>
                <w:sz w:val="24"/>
                <w:szCs w:val="24"/>
              </w:rPr>
            </w:pPr>
            <w:r w:rsidRPr="001B0FC2">
              <w:rPr>
                <w:b/>
                <w:sz w:val="24"/>
                <w:szCs w:val="24"/>
              </w:rPr>
              <w:t>Төхөөрөмж</w:t>
            </w:r>
          </w:p>
        </w:tc>
        <w:tc>
          <w:tcPr>
            <w:tcW w:w="2126" w:type="dxa"/>
          </w:tcPr>
          <w:p w14:paraId="35170DB8" w14:textId="77777777" w:rsidR="00366B05" w:rsidRPr="001B0FC2" w:rsidRDefault="00000000">
            <w:pPr>
              <w:pStyle w:val="TableParagraph"/>
              <w:ind w:left="105"/>
              <w:rPr>
                <w:b/>
                <w:sz w:val="24"/>
                <w:szCs w:val="24"/>
              </w:rPr>
            </w:pPr>
            <w:r w:rsidRPr="001B0FC2">
              <w:rPr>
                <w:b/>
                <w:sz w:val="24"/>
                <w:szCs w:val="24"/>
              </w:rPr>
              <w:t>Интерфейс</w:t>
            </w:r>
          </w:p>
        </w:tc>
        <w:tc>
          <w:tcPr>
            <w:tcW w:w="3398" w:type="dxa"/>
          </w:tcPr>
          <w:p w14:paraId="50761593" w14:textId="77777777" w:rsidR="00366B05" w:rsidRPr="001B0FC2" w:rsidRDefault="00000000">
            <w:pPr>
              <w:pStyle w:val="TableParagraph"/>
              <w:rPr>
                <w:b/>
                <w:sz w:val="24"/>
                <w:szCs w:val="24"/>
              </w:rPr>
            </w:pPr>
            <w:r w:rsidRPr="001B0FC2">
              <w:rPr>
                <w:b/>
                <w:sz w:val="24"/>
                <w:szCs w:val="24"/>
              </w:rPr>
              <w:t>IP хаяг</w:t>
            </w:r>
          </w:p>
        </w:tc>
        <w:tc>
          <w:tcPr>
            <w:tcW w:w="1665" w:type="dxa"/>
          </w:tcPr>
          <w:p w14:paraId="5D26780D" w14:textId="77777777" w:rsidR="00366B05" w:rsidRPr="001B0FC2" w:rsidRDefault="00000000">
            <w:pPr>
              <w:pStyle w:val="TableParagraph"/>
              <w:ind w:left="111"/>
              <w:rPr>
                <w:b/>
                <w:sz w:val="24"/>
                <w:szCs w:val="24"/>
              </w:rPr>
            </w:pPr>
            <w:r w:rsidRPr="001B0FC2">
              <w:rPr>
                <w:b/>
                <w:sz w:val="24"/>
                <w:szCs w:val="24"/>
              </w:rPr>
              <w:t>Гарцын хаяг</w:t>
            </w:r>
          </w:p>
        </w:tc>
      </w:tr>
      <w:tr w:rsidR="00366B05" w:rsidRPr="001B0FC2" w14:paraId="0FA61C4C" w14:textId="77777777">
        <w:trPr>
          <w:trHeight w:val="825"/>
        </w:trPr>
        <w:tc>
          <w:tcPr>
            <w:tcW w:w="2270" w:type="dxa"/>
          </w:tcPr>
          <w:p w14:paraId="3412546D" w14:textId="77777777" w:rsidR="00366B05" w:rsidRPr="001B0FC2" w:rsidRDefault="00000000">
            <w:pPr>
              <w:pStyle w:val="TableParagraph"/>
              <w:ind w:left="105"/>
              <w:rPr>
                <w:sz w:val="24"/>
                <w:szCs w:val="24"/>
              </w:rPr>
            </w:pPr>
            <w:r w:rsidRPr="001B0FC2">
              <w:rPr>
                <w:sz w:val="24"/>
                <w:szCs w:val="24"/>
              </w:rPr>
              <w:t>Төв</w:t>
            </w:r>
            <w:r w:rsidRPr="001B0FC2">
              <w:rPr>
                <w:spacing w:val="-2"/>
                <w:sz w:val="24"/>
                <w:szCs w:val="24"/>
              </w:rPr>
              <w:t xml:space="preserve"> </w:t>
            </w:r>
            <w:r w:rsidRPr="001B0FC2">
              <w:rPr>
                <w:sz w:val="24"/>
                <w:szCs w:val="24"/>
              </w:rPr>
              <w:t>салбар</w:t>
            </w:r>
          </w:p>
        </w:tc>
        <w:tc>
          <w:tcPr>
            <w:tcW w:w="2126" w:type="dxa"/>
          </w:tcPr>
          <w:p w14:paraId="3E3D9B3C" w14:textId="77777777" w:rsidR="00366B05" w:rsidRPr="001B0FC2" w:rsidRDefault="00000000">
            <w:pPr>
              <w:pStyle w:val="TableParagraph"/>
              <w:ind w:left="105"/>
              <w:rPr>
                <w:sz w:val="24"/>
                <w:szCs w:val="24"/>
              </w:rPr>
            </w:pPr>
            <w:r w:rsidRPr="001B0FC2">
              <w:rPr>
                <w:sz w:val="24"/>
                <w:szCs w:val="24"/>
              </w:rPr>
              <w:t>G0/0</w:t>
            </w:r>
          </w:p>
        </w:tc>
        <w:tc>
          <w:tcPr>
            <w:tcW w:w="3398" w:type="dxa"/>
          </w:tcPr>
          <w:p w14:paraId="5C792B21" w14:textId="77777777" w:rsidR="00366B05" w:rsidRPr="001B0FC2" w:rsidRDefault="00000000">
            <w:pPr>
              <w:pStyle w:val="TableParagraph"/>
              <w:spacing w:line="271" w:lineRule="exact"/>
              <w:rPr>
                <w:sz w:val="24"/>
                <w:szCs w:val="24"/>
              </w:rPr>
            </w:pPr>
            <w:r w:rsidRPr="001B0FC2">
              <w:rPr>
                <w:sz w:val="24"/>
                <w:szCs w:val="24"/>
              </w:rPr>
              <w:t>192.168.10.0/24</w:t>
            </w:r>
          </w:p>
          <w:p w14:paraId="2F788521" w14:textId="77777777" w:rsidR="00366B05" w:rsidRPr="001B0FC2" w:rsidRDefault="00000000">
            <w:pPr>
              <w:pStyle w:val="TableParagraph"/>
              <w:spacing w:line="275" w:lineRule="exact"/>
              <w:rPr>
                <w:sz w:val="24"/>
                <w:szCs w:val="24"/>
              </w:rPr>
            </w:pPr>
            <w:r w:rsidRPr="001B0FC2">
              <w:rPr>
                <w:sz w:val="24"/>
                <w:szCs w:val="24"/>
              </w:rPr>
              <w:t>2001:DB8:ACAD::1/64</w:t>
            </w:r>
          </w:p>
          <w:p w14:paraId="3D980B4B" w14:textId="77777777" w:rsidR="00366B05" w:rsidRPr="001B0FC2" w:rsidRDefault="00000000">
            <w:pPr>
              <w:pStyle w:val="TableParagraph"/>
              <w:spacing w:before="2" w:line="257" w:lineRule="exact"/>
              <w:rPr>
                <w:sz w:val="24"/>
                <w:szCs w:val="24"/>
              </w:rPr>
            </w:pPr>
            <w:r w:rsidRPr="001B0FC2">
              <w:rPr>
                <w:sz w:val="24"/>
                <w:szCs w:val="24"/>
              </w:rPr>
              <w:t>FE80::1</w:t>
            </w:r>
            <w:r w:rsidRPr="001B0FC2">
              <w:rPr>
                <w:spacing w:val="-2"/>
                <w:sz w:val="24"/>
                <w:szCs w:val="24"/>
              </w:rPr>
              <w:t xml:space="preserve"> </w:t>
            </w:r>
            <w:r w:rsidRPr="001B0FC2">
              <w:rPr>
                <w:sz w:val="24"/>
                <w:szCs w:val="24"/>
              </w:rPr>
              <w:t>link-local</w:t>
            </w:r>
          </w:p>
        </w:tc>
        <w:tc>
          <w:tcPr>
            <w:tcW w:w="1665" w:type="dxa"/>
          </w:tcPr>
          <w:p w14:paraId="0CF620F4" w14:textId="77777777" w:rsidR="00366B05" w:rsidRPr="001B0FC2" w:rsidRDefault="00366B05">
            <w:pPr>
              <w:pStyle w:val="TableParagraph"/>
              <w:spacing w:before="5" w:line="240" w:lineRule="auto"/>
              <w:ind w:left="0"/>
              <w:rPr>
                <w:sz w:val="24"/>
                <w:szCs w:val="24"/>
              </w:rPr>
            </w:pPr>
          </w:p>
          <w:p w14:paraId="595AE8E9" w14:textId="77777777" w:rsidR="00366B05" w:rsidRPr="001B0FC2" w:rsidRDefault="00000000">
            <w:pPr>
              <w:pStyle w:val="TableParagraph"/>
              <w:spacing w:line="240" w:lineRule="auto"/>
              <w:ind w:left="111"/>
              <w:rPr>
                <w:sz w:val="24"/>
                <w:szCs w:val="24"/>
              </w:rPr>
            </w:pPr>
            <w:r w:rsidRPr="001B0FC2">
              <w:rPr>
                <w:sz w:val="24"/>
                <w:szCs w:val="24"/>
              </w:rPr>
              <w:t>N/A</w:t>
            </w:r>
          </w:p>
        </w:tc>
      </w:tr>
      <w:tr w:rsidR="00366B05" w:rsidRPr="001B0FC2" w14:paraId="5BB560F2" w14:textId="77777777">
        <w:trPr>
          <w:trHeight w:val="551"/>
        </w:trPr>
        <w:tc>
          <w:tcPr>
            <w:tcW w:w="2270" w:type="dxa"/>
          </w:tcPr>
          <w:p w14:paraId="7298476E" w14:textId="77777777" w:rsidR="00366B05" w:rsidRPr="001B0FC2" w:rsidRDefault="00366B05">
            <w:pPr>
              <w:pStyle w:val="TableParagraph"/>
              <w:spacing w:line="240" w:lineRule="auto"/>
              <w:ind w:left="0"/>
              <w:rPr>
                <w:sz w:val="24"/>
                <w:szCs w:val="24"/>
              </w:rPr>
            </w:pPr>
          </w:p>
        </w:tc>
        <w:tc>
          <w:tcPr>
            <w:tcW w:w="2126" w:type="dxa"/>
          </w:tcPr>
          <w:p w14:paraId="56F92D29" w14:textId="77777777" w:rsidR="00366B05" w:rsidRPr="001B0FC2" w:rsidRDefault="00000000">
            <w:pPr>
              <w:pStyle w:val="TableParagraph"/>
              <w:ind w:left="105"/>
              <w:rPr>
                <w:sz w:val="24"/>
                <w:szCs w:val="24"/>
              </w:rPr>
            </w:pPr>
            <w:r w:rsidRPr="001B0FC2">
              <w:rPr>
                <w:sz w:val="24"/>
                <w:szCs w:val="24"/>
              </w:rPr>
              <w:t>G0/1</w:t>
            </w:r>
          </w:p>
        </w:tc>
        <w:tc>
          <w:tcPr>
            <w:tcW w:w="3398" w:type="dxa"/>
          </w:tcPr>
          <w:p w14:paraId="304674CF" w14:textId="77777777" w:rsidR="00366B05" w:rsidRPr="001B0FC2" w:rsidRDefault="00000000">
            <w:pPr>
              <w:pStyle w:val="TableParagraph"/>
              <w:rPr>
                <w:sz w:val="24"/>
                <w:szCs w:val="24"/>
              </w:rPr>
            </w:pPr>
            <w:r w:rsidRPr="001B0FC2">
              <w:rPr>
                <w:sz w:val="24"/>
                <w:szCs w:val="24"/>
              </w:rPr>
              <w:t>10.1.1.2/30</w:t>
            </w:r>
          </w:p>
          <w:p w14:paraId="19FBE6CB" w14:textId="77777777" w:rsidR="00366B05" w:rsidRPr="001B0FC2" w:rsidRDefault="00000000">
            <w:pPr>
              <w:pStyle w:val="TableParagraph"/>
              <w:spacing w:before="2" w:line="257" w:lineRule="exact"/>
              <w:rPr>
                <w:sz w:val="24"/>
                <w:szCs w:val="24"/>
              </w:rPr>
            </w:pPr>
            <w:r w:rsidRPr="001B0FC2">
              <w:rPr>
                <w:sz w:val="24"/>
                <w:szCs w:val="24"/>
              </w:rPr>
              <w:t>2001:DB8:ACAD:20::2/64</w:t>
            </w:r>
          </w:p>
        </w:tc>
        <w:tc>
          <w:tcPr>
            <w:tcW w:w="1665" w:type="dxa"/>
          </w:tcPr>
          <w:p w14:paraId="6FD1B90F" w14:textId="77777777" w:rsidR="00366B05" w:rsidRPr="001B0FC2" w:rsidRDefault="00000000">
            <w:pPr>
              <w:pStyle w:val="TableParagraph"/>
              <w:ind w:left="111"/>
              <w:rPr>
                <w:sz w:val="24"/>
                <w:szCs w:val="24"/>
              </w:rPr>
            </w:pPr>
            <w:r w:rsidRPr="001B0FC2">
              <w:rPr>
                <w:sz w:val="24"/>
                <w:szCs w:val="24"/>
              </w:rPr>
              <w:t>N/A</w:t>
            </w:r>
          </w:p>
        </w:tc>
      </w:tr>
      <w:tr w:rsidR="00366B05" w:rsidRPr="001B0FC2" w14:paraId="4BC4B3EE" w14:textId="77777777">
        <w:trPr>
          <w:trHeight w:val="556"/>
        </w:trPr>
        <w:tc>
          <w:tcPr>
            <w:tcW w:w="2270" w:type="dxa"/>
          </w:tcPr>
          <w:p w14:paraId="5854FE5A" w14:textId="77777777" w:rsidR="00366B05" w:rsidRPr="001B0FC2" w:rsidRDefault="00366B05">
            <w:pPr>
              <w:pStyle w:val="TableParagraph"/>
              <w:spacing w:line="240" w:lineRule="auto"/>
              <w:ind w:left="0"/>
              <w:rPr>
                <w:sz w:val="24"/>
                <w:szCs w:val="24"/>
              </w:rPr>
            </w:pPr>
          </w:p>
        </w:tc>
        <w:tc>
          <w:tcPr>
            <w:tcW w:w="2126" w:type="dxa"/>
          </w:tcPr>
          <w:p w14:paraId="4FAEA5C0" w14:textId="77777777" w:rsidR="00366B05" w:rsidRPr="001B0FC2" w:rsidRDefault="00000000">
            <w:pPr>
              <w:pStyle w:val="TableParagraph"/>
              <w:spacing w:before="1" w:line="240" w:lineRule="auto"/>
              <w:ind w:left="105"/>
              <w:rPr>
                <w:sz w:val="24"/>
                <w:szCs w:val="24"/>
              </w:rPr>
            </w:pPr>
            <w:r w:rsidRPr="001B0FC2">
              <w:rPr>
                <w:sz w:val="24"/>
                <w:szCs w:val="24"/>
              </w:rPr>
              <w:t>G0/2</w:t>
            </w:r>
          </w:p>
        </w:tc>
        <w:tc>
          <w:tcPr>
            <w:tcW w:w="3398" w:type="dxa"/>
          </w:tcPr>
          <w:p w14:paraId="7A199588" w14:textId="77777777" w:rsidR="00366B05" w:rsidRPr="001B0FC2" w:rsidRDefault="00000000">
            <w:pPr>
              <w:pStyle w:val="TableParagraph"/>
              <w:spacing w:before="1" w:line="275" w:lineRule="exact"/>
              <w:rPr>
                <w:sz w:val="24"/>
                <w:szCs w:val="24"/>
              </w:rPr>
            </w:pPr>
            <w:r w:rsidRPr="001B0FC2">
              <w:rPr>
                <w:sz w:val="24"/>
                <w:szCs w:val="24"/>
              </w:rPr>
              <w:t>192.168.0.253/30</w:t>
            </w:r>
          </w:p>
          <w:p w14:paraId="428A79FE" w14:textId="77777777" w:rsidR="00366B05" w:rsidRPr="001B0FC2" w:rsidRDefault="00000000">
            <w:pPr>
              <w:pStyle w:val="TableParagraph"/>
              <w:spacing w:line="260" w:lineRule="exact"/>
              <w:rPr>
                <w:sz w:val="24"/>
                <w:szCs w:val="24"/>
              </w:rPr>
            </w:pPr>
            <w:r w:rsidRPr="001B0FC2">
              <w:rPr>
                <w:sz w:val="24"/>
                <w:szCs w:val="24"/>
              </w:rPr>
              <w:t>2001:DB8:ACAD:2::1/64</w:t>
            </w:r>
          </w:p>
        </w:tc>
        <w:tc>
          <w:tcPr>
            <w:tcW w:w="1665" w:type="dxa"/>
          </w:tcPr>
          <w:p w14:paraId="5576DB37" w14:textId="77777777" w:rsidR="00366B05" w:rsidRPr="001B0FC2" w:rsidRDefault="00000000">
            <w:pPr>
              <w:pStyle w:val="TableParagraph"/>
              <w:spacing w:before="1" w:line="240" w:lineRule="auto"/>
              <w:ind w:left="111"/>
              <w:rPr>
                <w:sz w:val="24"/>
                <w:szCs w:val="24"/>
              </w:rPr>
            </w:pPr>
            <w:r w:rsidRPr="001B0FC2">
              <w:rPr>
                <w:sz w:val="24"/>
                <w:szCs w:val="24"/>
              </w:rPr>
              <w:t>N/A</w:t>
            </w:r>
          </w:p>
        </w:tc>
      </w:tr>
      <w:tr w:rsidR="00366B05" w:rsidRPr="001B0FC2" w14:paraId="6E21B7AC" w14:textId="77777777">
        <w:trPr>
          <w:trHeight w:val="551"/>
        </w:trPr>
        <w:tc>
          <w:tcPr>
            <w:tcW w:w="2270" w:type="dxa"/>
          </w:tcPr>
          <w:p w14:paraId="5437A154" w14:textId="77777777" w:rsidR="00366B05" w:rsidRPr="001B0FC2" w:rsidRDefault="00000000">
            <w:pPr>
              <w:pStyle w:val="TableParagraph"/>
              <w:ind w:left="105"/>
              <w:rPr>
                <w:sz w:val="24"/>
                <w:szCs w:val="24"/>
              </w:rPr>
            </w:pPr>
            <w:r w:rsidRPr="001B0FC2">
              <w:rPr>
                <w:sz w:val="24"/>
                <w:szCs w:val="24"/>
              </w:rPr>
              <w:t>Салбар</w:t>
            </w:r>
            <w:r w:rsidRPr="001B0FC2">
              <w:rPr>
                <w:spacing w:val="-2"/>
                <w:sz w:val="24"/>
                <w:szCs w:val="24"/>
              </w:rPr>
              <w:t xml:space="preserve"> </w:t>
            </w:r>
            <w:r w:rsidRPr="001B0FC2">
              <w:rPr>
                <w:sz w:val="24"/>
                <w:szCs w:val="24"/>
              </w:rPr>
              <w:t>1</w:t>
            </w:r>
          </w:p>
        </w:tc>
        <w:tc>
          <w:tcPr>
            <w:tcW w:w="2126" w:type="dxa"/>
          </w:tcPr>
          <w:p w14:paraId="7534F49F" w14:textId="77777777" w:rsidR="00366B05" w:rsidRPr="001B0FC2" w:rsidRDefault="00000000">
            <w:pPr>
              <w:pStyle w:val="TableParagraph"/>
              <w:ind w:left="105"/>
              <w:rPr>
                <w:sz w:val="24"/>
                <w:szCs w:val="24"/>
              </w:rPr>
            </w:pPr>
            <w:r w:rsidRPr="001B0FC2">
              <w:rPr>
                <w:sz w:val="24"/>
                <w:szCs w:val="24"/>
              </w:rPr>
              <w:t>G0/0</w:t>
            </w:r>
          </w:p>
        </w:tc>
        <w:tc>
          <w:tcPr>
            <w:tcW w:w="3398" w:type="dxa"/>
          </w:tcPr>
          <w:p w14:paraId="0B996130" w14:textId="77777777" w:rsidR="00366B05" w:rsidRPr="001B0FC2" w:rsidRDefault="00000000">
            <w:pPr>
              <w:pStyle w:val="TableParagraph"/>
              <w:spacing w:line="271" w:lineRule="exact"/>
              <w:rPr>
                <w:sz w:val="24"/>
                <w:szCs w:val="24"/>
              </w:rPr>
            </w:pPr>
            <w:r w:rsidRPr="001B0FC2">
              <w:rPr>
                <w:sz w:val="24"/>
                <w:szCs w:val="24"/>
              </w:rPr>
              <w:t>10.1.1.1/30</w:t>
            </w:r>
          </w:p>
          <w:p w14:paraId="163237CC" w14:textId="77777777" w:rsidR="00366B05" w:rsidRPr="001B0FC2" w:rsidRDefault="00000000">
            <w:pPr>
              <w:pStyle w:val="TableParagraph"/>
              <w:spacing w:line="260" w:lineRule="exact"/>
              <w:rPr>
                <w:sz w:val="24"/>
                <w:szCs w:val="24"/>
              </w:rPr>
            </w:pPr>
            <w:r w:rsidRPr="001B0FC2">
              <w:rPr>
                <w:sz w:val="24"/>
                <w:szCs w:val="24"/>
              </w:rPr>
              <w:t>2001:DB8:ACAD:20::1/64</w:t>
            </w:r>
          </w:p>
        </w:tc>
        <w:tc>
          <w:tcPr>
            <w:tcW w:w="1665" w:type="dxa"/>
          </w:tcPr>
          <w:p w14:paraId="1F9339EB" w14:textId="77777777" w:rsidR="00366B05" w:rsidRPr="001B0FC2" w:rsidRDefault="00000000">
            <w:pPr>
              <w:pStyle w:val="TableParagraph"/>
              <w:ind w:left="111"/>
              <w:rPr>
                <w:sz w:val="24"/>
                <w:szCs w:val="24"/>
              </w:rPr>
            </w:pPr>
            <w:r w:rsidRPr="001B0FC2">
              <w:rPr>
                <w:sz w:val="24"/>
                <w:szCs w:val="24"/>
              </w:rPr>
              <w:t>N/A</w:t>
            </w:r>
          </w:p>
        </w:tc>
      </w:tr>
      <w:tr w:rsidR="00366B05" w:rsidRPr="001B0FC2" w14:paraId="2DFF0EC1" w14:textId="77777777">
        <w:trPr>
          <w:trHeight w:val="825"/>
        </w:trPr>
        <w:tc>
          <w:tcPr>
            <w:tcW w:w="2270" w:type="dxa"/>
          </w:tcPr>
          <w:p w14:paraId="1E903061" w14:textId="77777777" w:rsidR="00366B05" w:rsidRPr="001B0FC2" w:rsidRDefault="00366B05">
            <w:pPr>
              <w:pStyle w:val="TableParagraph"/>
              <w:spacing w:line="240" w:lineRule="auto"/>
              <w:ind w:left="0"/>
              <w:rPr>
                <w:sz w:val="24"/>
                <w:szCs w:val="24"/>
              </w:rPr>
            </w:pPr>
          </w:p>
        </w:tc>
        <w:tc>
          <w:tcPr>
            <w:tcW w:w="2126" w:type="dxa"/>
          </w:tcPr>
          <w:p w14:paraId="1C9CCC7C" w14:textId="77777777" w:rsidR="00366B05" w:rsidRPr="001B0FC2" w:rsidRDefault="00000000">
            <w:pPr>
              <w:pStyle w:val="TableParagraph"/>
              <w:ind w:left="105"/>
              <w:rPr>
                <w:sz w:val="24"/>
                <w:szCs w:val="24"/>
              </w:rPr>
            </w:pPr>
            <w:r w:rsidRPr="001B0FC2">
              <w:rPr>
                <w:sz w:val="24"/>
                <w:szCs w:val="24"/>
              </w:rPr>
              <w:t>G0/1</w:t>
            </w:r>
          </w:p>
        </w:tc>
        <w:tc>
          <w:tcPr>
            <w:tcW w:w="3398" w:type="dxa"/>
          </w:tcPr>
          <w:p w14:paraId="465D8351" w14:textId="77777777" w:rsidR="00366B05" w:rsidRPr="001B0FC2" w:rsidRDefault="00000000">
            <w:pPr>
              <w:pStyle w:val="TableParagraph"/>
              <w:spacing w:line="271" w:lineRule="exact"/>
              <w:rPr>
                <w:sz w:val="24"/>
                <w:szCs w:val="24"/>
              </w:rPr>
            </w:pPr>
            <w:r w:rsidRPr="001B0FC2">
              <w:rPr>
                <w:sz w:val="24"/>
                <w:szCs w:val="24"/>
              </w:rPr>
              <w:t>172.16.3.1/24</w:t>
            </w:r>
          </w:p>
          <w:p w14:paraId="0C83A534" w14:textId="77777777" w:rsidR="00366B05" w:rsidRPr="001B0FC2" w:rsidRDefault="00000000">
            <w:pPr>
              <w:pStyle w:val="TableParagraph"/>
              <w:spacing w:line="275" w:lineRule="exact"/>
              <w:rPr>
                <w:sz w:val="24"/>
                <w:szCs w:val="24"/>
              </w:rPr>
            </w:pPr>
            <w:r w:rsidRPr="001B0FC2">
              <w:rPr>
                <w:sz w:val="24"/>
                <w:szCs w:val="24"/>
              </w:rPr>
              <w:t>2001:DB8:ACAD:30::1/64</w:t>
            </w:r>
          </w:p>
          <w:p w14:paraId="31656926" w14:textId="77777777" w:rsidR="00366B05" w:rsidRPr="001B0FC2" w:rsidRDefault="00000000">
            <w:pPr>
              <w:pStyle w:val="TableParagraph"/>
              <w:spacing w:before="2" w:line="257" w:lineRule="exact"/>
              <w:rPr>
                <w:sz w:val="24"/>
                <w:szCs w:val="24"/>
              </w:rPr>
            </w:pPr>
            <w:r w:rsidRPr="001B0FC2">
              <w:rPr>
                <w:sz w:val="24"/>
                <w:szCs w:val="24"/>
              </w:rPr>
              <w:t>FE80::1</w:t>
            </w:r>
            <w:r w:rsidRPr="001B0FC2">
              <w:rPr>
                <w:spacing w:val="-2"/>
                <w:sz w:val="24"/>
                <w:szCs w:val="24"/>
              </w:rPr>
              <w:t xml:space="preserve"> </w:t>
            </w:r>
            <w:r w:rsidRPr="001B0FC2">
              <w:rPr>
                <w:sz w:val="24"/>
                <w:szCs w:val="24"/>
              </w:rPr>
              <w:t>link-local</w:t>
            </w:r>
          </w:p>
        </w:tc>
        <w:tc>
          <w:tcPr>
            <w:tcW w:w="1665" w:type="dxa"/>
          </w:tcPr>
          <w:p w14:paraId="1A7FA58F" w14:textId="77777777" w:rsidR="00366B05" w:rsidRPr="001B0FC2" w:rsidRDefault="00000000">
            <w:pPr>
              <w:pStyle w:val="TableParagraph"/>
              <w:ind w:left="111"/>
              <w:rPr>
                <w:sz w:val="24"/>
                <w:szCs w:val="24"/>
              </w:rPr>
            </w:pPr>
            <w:r w:rsidRPr="001B0FC2">
              <w:rPr>
                <w:sz w:val="24"/>
                <w:szCs w:val="24"/>
              </w:rPr>
              <w:t>N/A</w:t>
            </w:r>
          </w:p>
        </w:tc>
      </w:tr>
      <w:tr w:rsidR="00366B05" w:rsidRPr="001B0FC2" w14:paraId="485C9D52" w14:textId="77777777">
        <w:trPr>
          <w:trHeight w:val="551"/>
        </w:trPr>
        <w:tc>
          <w:tcPr>
            <w:tcW w:w="2270" w:type="dxa"/>
          </w:tcPr>
          <w:p w14:paraId="2CE5D79C" w14:textId="77777777" w:rsidR="00366B05" w:rsidRPr="001B0FC2" w:rsidRDefault="00000000">
            <w:pPr>
              <w:pStyle w:val="TableParagraph"/>
              <w:ind w:left="105"/>
              <w:rPr>
                <w:sz w:val="24"/>
                <w:szCs w:val="24"/>
              </w:rPr>
            </w:pPr>
            <w:r w:rsidRPr="001B0FC2">
              <w:rPr>
                <w:sz w:val="24"/>
                <w:szCs w:val="24"/>
              </w:rPr>
              <w:t>Салбар</w:t>
            </w:r>
            <w:r w:rsidRPr="001B0FC2">
              <w:rPr>
                <w:spacing w:val="-2"/>
                <w:sz w:val="24"/>
                <w:szCs w:val="24"/>
              </w:rPr>
              <w:t xml:space="preserve"> </w:t>
            </w:r>
            <w:r w:rsidRPr="001B0FC2">
              <w:rPr>
                <w:sz w:val="24"/>
                <w:szCs w:val="24"/>
              </w:rPr>
              <w:t>2</w:t>
            </w:r>
          </w:p>
        </w:tc>
        <w:tc>
          <w:tcPr>
            <w:tcW w:w="2126" w:type="dxa"/>
          </w:tcPr>
          <w:p w14:paraId="088D38D1" w14:textId="77777777" w:rsidR="00366B05" w:rsidRPr="001B0FC2" w:rsidRDefault="00000000">
            <w:pPr>
              <w:pStyle w:val="TableParagraph"/>
              <w:ind w:left="105"/>
              <w:rPr>
                <w:sz w:val="24"/>
                <w:szCs w:val="24"/>
              </w:rPr>
            </w:pPr>
            <w:r w:rsidRPr="001B0FC2">
              <w:rPr>
                <w:sz w:val="24"/>
                <w:szCs w:val="24"/>
              </w:rPr>
              <w:t>G0/0</w:t>
            </w:r>
          </w:p>
        </w:tc>
        <w:tc>
          <w:tcPr>
            <w:tcW w:w="3398" w:type="dxa"/>
          </w:tcPr>
          <w:p w14:paraId="2CC965CC" w14:textId="77777777" w:rsidR="00366B05" w:rsidRPr="001B0FC2" w:rsidRDefault="00000000">
            <w:pPr>
              <w:pStyle w:val="TableParagraph"/>
              <w:rPr>
                <w:sz w:val="24"/>
                <w:szCs w:val="24"/>
              </w:rPr>
            </w:pPr>
            <w:r w:rsidRPr="001B0FC2">
              <w:rPr>
                <w:sz w:val="24"/>
                <w:szCs w:val="24"/>
              </w:rPr>
              <w:t>192.168.0.254/30</w:t>
            </w:r>
          </w:p>
          <w:p w14:paraId="4552FB9B" w14:textId="77777777" w:rsidR="00366B05" w:rsidRPr="001B0FC2" w:rsidRDefault="00000000">
            <w:pPr>
              <w:pStyle w:val="TableParagraph"/>
              <w:spacing w:before="2" w:line="257" w:lineRule="exact"/>
              <w:rPr>
                <w:sz w:val="24"/>
                <w:szCs w:val="24"/>
              </w:rPr>
            </w:pPr>
            <w:r w:rsidRPr="001B0FC2">
              <w:rPr>
                <w:sz w:val="24"/>
                <w:szCs w:val="24"/>
              </w:rPr>
              <w:t>2001:DB8:ACAD:2::2/64</w:t>
            </w:r>
          </w:p>
        </w:tc>
        <w:tc>
          <w:tcPr>
            <w:tcW w:w="1665" w:type="dxa"/>
          </w:tcPr>
          <w:p w14:paraId="1B8B4180" w14:textId="77777777" w:rsidR="00366B05" w:rsidRPr="001B0FC2" w:rsidRDefault="00000000">
            <w:pPr>
              <w:pStyle w:val="TableParagraph"/>
              <w:ind w:left="111"/>
              <w:rPr>
                <w:sz w:val="24"/>
                <w:szCs w:val="24"/>
              </w:rPr>
            </w:pPr>
            <w:r w:rsidRPr="001B0FC2">
              <w:rPr>
                <w:sz w:val="24"/>
                <w:szCs w:val="24"/>
              </w:rPr>
              <w:t>N/A</w:t>
            </w:r>
          </w:p>
        </w:tc>
      </w:tr>
      <w:tr w:rsidR="00366B05" w:rsidRPr="001B0FC2" w14:paraId="1B824FC6" w14:textId="77777777">
        <w:trPr>
          <w:trHeight w:val="830"/>
        </w:trPr>
        <w:tc>
          <w:tcPr>
            <w:tcW w:w="2270" w:type="dxa"/>
          </w:tcPr>
          <w:p w14:paraId="240C3A1E" w14:textId="77777777" w:rsidR="00366B05" w:rsidRPr="001B0FC2" w:rsidRDefault="00366B05">
            <w:pPr>
              <w:pStyle w:val="TableParagraph"/>
              <w:spacing w:line="240" w:lineRule="auto"/>
              <w:ind w:left="0"/>
              <w:rPr>
                <w:sz w:val="24"/>
                <w:szCs w:val="24"/>
              </w:rPr>
            </w:pPr>
          </w:p>
        </w:tc>
        <w:tc>
          <w:tcPr>
            <w:tcW w:w="2126" w:type="dxa"/>
          </w:tcPr>
          <w:p w14:paraId="041E56E3" w14:textId="77777777" w:rsidR="00366B05" w:rsidRPr="001B0FC2" w:rsidRDefault="00000000">
            <w:pPr>
              <w:pStyle w:val="TableParagraph"/>
              <w:ind w:left="105"/>
              <w:rPr>
                <w:sz w:val="24"/>
                <w:szCs w:val="24"/>
              </w:rPr>
            </w:pPr>
            <w:r w:rsidRPr="001B0FC2">
              <w:rPr>
                <w:sz w:val="24"/>
                <w:szCs w:val="24"/>
              </w:rPr>
              <w:t>G0/1</w:t>
            </w:r>
          </w:p>
        </w:tc>
        <w:tc>
          <w:tcPr>
            <w:tcW w:w="3398" w:type="dxa"/>
          </w:tcPr>
          <w:p w14:paraId="1AF7E89B" w14:textId="77777777" w:rsidR="00366B05" w:rsidRPr="001B0FC2" w:rsidRDefault="00000000">
            <w:pPr>
              <w:pStyle w:val="TableParagraph"/>
              <w:rPr>
                <w:sz w:val="24"/>
                <w:szCs w:val="24"/>
              </w:rPr>
            </w:pPr>
            <w:r w:rsidRPr="001B0FC2">
              <w:rPr>
                <w:sz w:val="24"/>
                <w:szCs w:val="24"/>
              </w:rPr>
              <w:t>192.168.1.1/24</w:t>
            </w:r>
          </w:p>
          <w:p w14:paraId="33A3473E" w14:textId="77777777" w:rsidR="00366B05" w:rsidRPr="001B0FC2" w:rsidRDefault="00000000">
            <w:pPr>
              <w:pStyle w:val="TableParagraph"/>
              <w:spacing w:before="2" w:line="275" w:lineRule="exact"/>
              <w:rPr>
                <w:sz w:val="24"/>
                <w:szCs w:val="24"/>
              </w:rPr>
            </w:pPr>
            <w:r w:rsidRPr="001B0FC2">
              <w:rPr>
                <w:sz w:val="24"/>
                <w:szCs w:val="24"/>
              </w:rPr>
              <w:t>2001:DB8:ACAD:1::1/64</w:t>
            </w:r>
          </w:p>
          <w:p w14:paraId="19F0F390" w14:textId="77777777" w:rsidR="00366B05" w:rsidRPr="001B0FC2" w:rsidRDefault="00000000">
            <w:pPr>
              <w:pStyle w:val="TableParagraph"/>
              <w:spacing w:line="260" w:lineRule="exact"/>
              <w:rPr>
                <w:sz w:val="24"/>
                <w:szCs w:val="24"/>
              </w:rPr>
            </w:pPr>
            <w:r w:rsidRPr="001B0FC2">
              <w:rPr>
                <w:sz w:val="24"/>
                <w:szCs w:val="24"/>
              </w:rPr>
              <w:t>FE80::1</w:t>
            </w:r>
            <w:r w:rsidRPr="001B0FC2">
              <w:rPr>
                <w:spacing w:val="-2"/>
                <w:sz w:val="24"/>
                <w:szCs w:val="24"/>
              </w:rPr>
              <w:t xml:space="preserve"> </w:t>
            </w:r>
            <w:r w:rsidRPr="001B0FC2">
              <w:rPr>
                <w:sz w:val="24"/>
                <w:szCs w:val="24"/>
              </w:rPr>
              <w:t>link-local</w:t>
            </w:r>
          </w:p>
        </w:tc>
        <w:tc>
          <w:tcPr>
            <w:tcW w:w="1665" w:type="dxa"/>
          </w:tcPr>
          <w:p w14:paraId="4BBC8D37" w14:textId="77777777" w:rsidR="00366B05" w:rsidRPr="001B0FC2" w:rsidRDefault="00000000">
            <w:pPr>
              <w:pStyle w:val="TableParagraph"/>
              <w:ind w:left="111"/>
              <w:rPr>
                <w:sz w:val="24"/>
                <w:szCs w:val="24"/>
              </w:rPr>
            </w:pPr>
            <w:r w:rsidRPr="001B0FC2">
              <w:rPr>
                <w:sz w:val="24"/>
                <w:szCs w:val="24"/>
              </w:rPr>
              <w:t>N/A</w:t>
            </w:r>
          </w:p>
        </w:tc>
      </w:tr>
      <w:tr w:rsidR="00366B05" w:rsidRPr="001B0FC2" w14:paraId="41C5C0C5" w14:textId="77777777">
        <w:trPr>
          <w:trHeight w:val="273"/>
        </w:trPr>
        <w:tc>
          <w:tcPr>
            <w:tcW w:w="2270" w:type="dxa"/>
          </w:tcPr>
          <w:p w14:paraId="713B1BC5" w14:textId="77777777" w:rsidR="00366B05" w:rsidRPr="001B0FC2" w:rsidRDefault="00366B05">
            <w:pPr>
              <w:pStyle w:val="TableParagraph"/>
              <w:spacing w:line="240" w:lineRule="auto"/>
              <w:ind w:left="0"/>
              <w:rPr>
                <w:sz w:val="24"/>
                <w:szCs w:val="24"/>
              </w:rPr>
            </w:pPr>
          </w:p>
        </w:tc>
        <w:tc>
          <w:tcPr>
            <w:tcW w:w="2126" w:type="dxa"/>
          </w:tcPr>
          <w:p w14:paraId="03A5414B" w14:textId="77777777" w:rsidR="00366B05" w:rsidRPr="001B0FC2" w:rsidRDefault="00000000">
            <w:pPr>
              <w:pStyle w:val="TableParagraph"/>
              <w:spacing w:line="253" w:lineRule="exact"/>
              <w:ind w:left="105"/>
              <w:rPr>
                <w:sz w:val="24"/>
                <w:szCs w:val="24"/>
              </w:rPr>
            </w:pPr>
            <w:r w:rsidRPr="001B0FC2">
              <w:rPr>
                <w:sz w:val="24"/>
                <w:szCs w:val="24"/>
              </w:rPr>
              <w:t>G0/2</w:t>
            </w:r>
          </w:p>
        </w:tc>
        <w:tc>
          <w:tcPr>
            <w:tcW w:w="3398" w:type="dxa"/>
          </w:tcPr>
          <w:p w14:paraId="75C67CEF" w14:textId="77777777" w:rsidR="00366B05" w:rsidRPr="001B0FC2" w:rsidRDefault="00000000">
            <w:pPr>
              <w:pStyle w:val="TableParagraph"/>
              <w:spacing w:line="253" w:lineRule="exact"/>
              <w:rPr>
                <w:sz w:val="24"/>
                <w:szCs w:val="24"/>
              </w:rPr>
            </w:pPr>
            <w:r w:rsidRPr="001B0FC2">
              <w:rPr>
                <w:sz w:val="24"/>
                <w:szCs w:val="24"/>
              </w:rPr>
              <w:t>2001:DB8:ACAD:40::1/64</w:t>
            </w:r>
          </w:p>
        </w:tc>
        <w:tc>
          <w:tcPr>
            <w:tcW w:w="1665" w:type="dxa"/>
          </w:tcPr>
          <w:p w14:paraId="5AB3E0D9" w14:textId="77777777" w:rsidR="00366B05" w:rsidRPr="001B0FC2" w:rsidRDefault="00000000">
            <w:pPr>
              <w:pStyle w:val="TableParagraph"/>
              <w:spacing w:line="253" w:lineRule="exact"/>
              <w:ind w:left="111"/>
              <w:rPr>
                <w:sz w:val="24"/>
                <w:szCs w:val="24"/>
              </w:rPr>
            </w:pPr>
            <w:r w:rsidRPr="001B0FC2">
              <w:rPr>
                <w:sz w:val="24"/>
                <w:szCs w:val="24"/>
              </w:rPr>
              <w:t>N/A</w:t>
            </w:r>
          </w:p>
        </w:tc>
      </w:tr>
      <w:tr w:rsidR="00366B05" w:rsidRPr="001B0FC2" w14:paraId="298B1B9F" w14:textId="77777777">
        <w:trPr>
          <w:trHeight w:val="278"/>
        </w:trPr>
        <w:tc>
          <w:tcPr>
            <w:tcW w:w="2270" w:type="dxa"/>
          </w:tcPr>
          <w:p w14:paraId="5A811A89" w14:textId="77777777" w:rsidR="00366B05" w:rsidRPr="001B0FC2" w:rsidRDefault="00000000">
            <w:pPr>
              <w:pStyle w:val="TableParagraph"/>
              <w:spacing w:line="258" w:lineRule="exact"/>
              <w:ind w:left="105"/>
              <w:rPr>
                <w:sz w:val="24"/>
                <w:szCs w:val="24"/>
              </w:rPr>
            </w:pPr>
            <w:r w:rsidRPr="001B0FC2">
              <w:rPr>
                <w:sz w:val="24"/>
                <w:szCs w:val="24"/>
              </w:rPr>
              <w:t>IPv6</w:t>
            </w:r>
            <w:r w:rsidRPr="001B0FC2">
              <w:rPr>
                <w:spacing w:val="-1"/>
                <w:sz w:val="24"/>
                <w:szCs w:val="24"/>
              </w:rPr>
              <w:t xml:space="preserve"> </w:t>
            </w:r>
            <w:r w:rsidRPr="001B0FC2">
              <w:rPr>
                <w:sz w:val="24"/>
                <w:szCs w:val="24"/>
              </w:rPr>
              <w:t>дотоод</w:t>
            </w:r>
            <w:r w:rsidRPr="001B0FC2">
              <w:rPr>
                <w:spacing w:val="-2"/>
                <w:sz w:val="24"/>
                <w:szCs w:val="24"/>
              </w:rPr>
              <w:t xml:space="preserve"> </w:t>
            </w:r>
            <w:r w:rsidRPr="001B0FC2">
              <w:rPr>
                <w:sz w:val="24"/>
                <w:szCs w:val="24"/>
              </w:rPr>
              <w:t>сервер</w:t>
            </w:r>
          </w:p>
        </w:tc>
        <w:tc>
          <w:tcPr>
            <w:tcW w:w="2126" w:type="dxa"/>
          </w:tcPr>
          <w:p w14:paraId="25E3D2DC" w14:textId="77777777" w:rsidR="00366B05" w:rsidRPr="001B0FC2" w:rsidRDefault="00000000">
            <w:pPr>
              <w:pStyle w:val="TableParagraph"/>
              <w:spacing w:line="258" w:lineRule="exact"/>
              <w:ind w:left="105"/>
              <w:rPr>
                <w:sz w:val="24"/>
                <w:szCs w:val="24"/>
              </w:rPr>
            </w:pPr>
            <w:r w:rsidRPr="001B0FC2">
              <w:rPr>
                <w:sz w:val="24"/>
                <w:szCs w:val="24"/>
              </w:rPr>
              <w:t>NIC</w:t>
            </w:r>
          </w:p>
        </w:tc>
        <w:tc>
          <w:tcPr>
            <w:tcW w:w="3398" w:type="dxa"/>
          </w:tcPr>
          <w:p w14:paraId="301D1AA3" w14:textId="77777777" w:rsidR="00366B05" w:rsidRPr="001B0FC2" w:rsidRDefault="00000000">
            <w:pPr>
              <w:pStyle w:val="TableParagraph"/>
              <w:spacing w:line="258" w:lineRule="exact"/>
              <w:rPr>
                <w:sz w:val="24"/>
                <w:szCs w:val="24"/>
              </w:rPr>
            </w:pPr>
            <w:r w:rsidRPr="001B0FC2">
              <w:rPr>
                <w:sz w:val="24"/>
                <w:szCs w:val="24"/>
              </w:rPr>
              <w:t>2001:DB8:ACAD:30::10/64</w:t>
            </w:r>
          </w:p>
        </w:tc>
        <w:tc>
          <w:tcPr>
            <w:tcW w:w="1665" w:type="dxa"/>
          </w:tcPr>
          <w:p w14:paraId="6793BB73" w14:textId="77777777" w:rsidR="00366B05" w:rsidRPr="001B0FC2" w:rsidRDefault="00000000">
            <w:pPr>
              <w:pStyle w:val="TableParagraph"/>
              <w:spacing w:line="258" w:lineRule="exact"/>
              <w:ind w:left="111"/>
              <w:rPr>
                <w:sz w:val="24"/>
                <w:szCs w:val="24"/>
              </w:rPr>
            </w:pPr>
            <w:r w:rsidRPr="001B0FC2">
              <w:rPr>
                <w:sz w:val="24"/>
                <w:szCs w:val="24"/>
              </w:rPr>
              <w:t>N/A</w:t>
            </w:r>
          </w:p>
        </w:tc>
      </w:tr>
      <w:tr w:rsidR="00366B05" w:rsidRPr="001B0FC2" w14:paraId="7E797FB4" w14:textId="77777777">
        <w:trPr>
          <w:trHeight w:val="278"/>
        </w:trPr>
        <w:tc>
          <w:tcPr>
            <w:tcW w:w="2270" w:type="dxa"/>
          </w:tcPr>
          <w:p w14:paraId="58AF6B5E" w14:textId="77777777" w:rsidR="00366B05" w:rsidRPr="001B0FC2" w:rsidRDefault="00000000">
            <w:pPr>
              <w:pStyle w:val="TableParagraph"/>
              <w:spacing w:line="258" w:lineRule="exact"/>
              <w:ind w:left="105"/>
              <w:rPr>
                <w:sz w:val="24"/>
                <w:szCs w:val="24"/>
              </w:rPr>
            </w:pPr>
            <w:r w:rsidRPr="001B0FC2">
              <w:rPr>
                <w:sz w:val="24"/>
                <w:szCs w:val="24"/>
              </w:rPr>
              <w:t>IPv4</w:t>
            </w:r>
            <w:r w:rsidRPr="001B0FC2">
              <w:rPr>
                <w:spacing w:val="-1"/>
                <w:sz w:val="24"/>
                <w:szCs w:val="24"/>
              </w:rPr>
              <w:t xml:space="preserve"> </w:t>
            </w:r>
            <w:r w:rsidRPr="001B0FC2">
              <w:rPr>
                <w:sz w:val="24"/>
                <w:szCs w:val="24"/>
              </w:rPr>
              <w:t>дотоод</w:t>
            </w:r>
            <w:r w:rsidRPr="001B0FC2">
              <w:rPr>
                <w:spacing w:val="-2"/>
                <w:sz w:val="24"/>
                <w:szCs w:val="24"/>
              </w:rPr>
              <w:t xml:space="preserve"> </w:t>
            </w:r>
            <w:r w:rsidRPr="001B0FC2">
              <w:rPr>
                <w:sz w:val="24"/>
                <w:szCs w:val="24"/>
              </w:rPr>
              <w:t>сервер</w:t>
            </w:r>
          </w:p>
        </w:tc>
        <w:tc>
          <w:tcPr>
            <w:tcW w:w="2126" w:type="dxa"/>
          </w:tcPr>
          <w:p w14:paraId="5CB6CF5C" w14:textId="77777777" w:rsidR="00366B05" w:rsidRPr="001B0FC2" w:rsidRDefault="00000000">
            <w:pPr>
              <w:pStyle w:val="TableParagraph"/>
              <w:spacing w:line="258" w:lineRule="exact"/>
              <w:ind w:left="105"/>
              <w:rPr>
                <w:sz w:val="24"/>
                <w:szCs w:val="24"/>
              </w:rPr>
            </w:pPr>
            <w:r w:rsidRPr="001B0FC2">
              <w:rPr>
                <w:sz w:val="24"/>
                <w:szCs w:val="24"/>
              </w:rPr>
              <w:t>NIC</w:t>
            </w:r>
          </w:p>
        </w:tc>
        <w:tc>
          <w:tcPr>
            <w:tcW w:w="3398" w:type="dxa"/>
          </w:tcPr>
          <w:p w14:paraId="6C3DF0EF" w14:textId="77777777" w:rsidR="00366B05" w:rsidRPr="001B0FC2" w:rsidRDefault="00000000">
            <w:pPr>
              <w:pStyle w:val="TableParagraph"/>
              <w:spacing w:line="258" w:lineRule="exact"/>
              <w:rPr>
                <w:sz w:val="24"/>
                <w:szCs w:val="24"/>
              </w:rPr>
            </w:pPr>
            <w:r w:rsidRPr="001B0FC2">
              <w:rPr>
                <w:sz w:val="24"/>
                <w:szCs w:val="24"/>
              </w:rPr>
              <w:t>192.168.10.3/24</w:t>
            </w:r>
          </w:p>
        </w:tc>
        <w:tc>
          <w:tcPr>
            <w:tcW w:w="1665" w:type="dxa"/>
          </w:tcPr>
          <w:p w14:paraId="1F50EBF9" w14:textId="77777777" w:rsidR="00366B05" w:rsidRPr="001B0FC2" w:rsidRDefault="00000000">
            <w:pPr>
              <w:pStyle w:val="TableParagraph"/>
              <w:spacing w:line="258" w:lineRule="exact"/>
              <w:ind w:left="111"/>
              <w:rPr>
                <w:sz w:val="24"/>
                <w:szCs w:val="24"/>
              </w:rPr>
            </w:pPr>
            <w:r w:rsidRPr="001B0FC2">
              <w:rPr>
                <w:sz w:val="24"/>
                <w:szCs w:val="24"/>
              </w:rPr>
              <w:t>192.168.10.1</w:t>
            </w:r>
          </w:p>
        </w:tc>
      </w:tr>
    </w:tbl>
    <w:p w14:paraId="25D30CBF" w14:textId="5150F263" w:rsidR="00366B05" w:rsidRPr="001B0FC2" w:rsidRDefault="00000000" w:rsidP="00BE7C5A">
      <w:pPr>
        <w:tabs>
          <w:tab w:val="left" w:pos="2027"/>
        </w:tabs>
        <w:spacing w:before="90"/>
        <w:ind w:firstLineChars="100" w:firstLine="240"/>
        <w:rPr>
          <w:sz w:val="24"/>
          <w:szCs w:val="24"/>
          <w:u w:val="single"/>
          <w:lang w:val="en-US"/>
        </w:rPr>
      </w:pPr>
      <w:r w:rsidRPr="001B0FC2">
        <w:rPr>
          <w:sz w:val="24"/>
          <w:szCs w:val="24"/>
          <w:u w:val="single"/>
        </w:rPr>
        <w:t>Салбар</w:t>
      </w:r>
      <w:r w:rsidRPr="001B0FC2">
        <w:rPr>
          <w:spacing w:val="-1"/>
          <w:sz w:val="24"/>
          <w:szCs w:val="24"/>
          <w:u w:val="single"/>
        </w:rPr>
        <w:t xml:space="preserve"> </w:t>
      </w:r>
      <w:r w:rsidRPr="001B0FC2">
        <w:rPr>
          <w:sz w:val="24"/>
          <w:szCs w:val="24"/>
          <w:u w:val="single"/>
        </w:rPr>
        <w:t>1</w:t>
      </w:r>
      <w:r w:rsidRPr="001B0FC2">
        <w:rPr>
          <w:spacing w:val="-1"/>
          <w:sz w:val="24"/>
          <w:szCs w:val="24"/>
          <w:u w:val="single"/>
        </w:rPr>
        <w:t xml:space="preserve"> </w:t>
      </w:r>
      <w:r w:rsidRPr="001B0FC2">
        <w:rPr>
          <w:sz w:val="24"/>
          <w:szCs w:val="24"/>
          <w:u w:val="single"/>
        </w:rPr>
        <w:t>талд</w:t>
      </w:r>
      <w:r w:rsidRPr="001B0FC2">
        <w:rPr>
          <w:spacing w:val="-2"/>
          <w:sz w:val="24"/>
          <w:szCs w:val="24"/>
          <w:u w:val="single"/>
        </w:rPr>
        <w:t xml:space="preserve"> </w:t>
      </w:r>
      <w:r w:rsidRPr="001B0FC2">
        <w:rPr>
          <w:sz w:val="24"/>
          <w:szCs w:val="24"/>
          <w:u w:val="single"/>
        </w:rPr>
        <w:t>хийгдэх тохиргоо:</w:t>
      </w:r>
    </w:p>
    <w:p w14:paraId="4293C406" w14:textId="77777777" w:rsidR="00BE7C5A" w:rsidRPr="001B0FC2" w:rsidRDefault="00BE7C5A" w:rsidP="00BE7C5A">
      <w:pPr>
        <w:tabs>
          <w:tab w:val="left" w:pos="2027"/>
        </w:tabs>
        <w:spacing w:before="90"/>
        <w:ind w:firstLineChars="100" w:firstLine="240"/>
        <w:rPr>
          <w:sz w:val="24"/>
          <w:szCs w:val="24"/>
          <w:u w:val="single"/>
          <w:lang w:val="en-US"/>
        </w:rPr>
      </w:pPr>
    </w:p>
    <w:p w14:paraId="7D06E702" w14:textId="6C73F306" w:rsidR="002A102D" w:rsidRPr="001B0FC2" w:rsidRDefault="00000000" w:rsidP="00EB58BC">
      <w:pPr>
        <w:pStyle w:val="ListParagraph"/>
        <w:numPr>
          <w:ilvl w:val="0"/>
          <w:numId w:val="4"/>
        </w:numPr>
        <w:tabs>
          <w:tab w:val="left" w:pos="950"/>
        </w:tabs>
        <w:spacing w:line="237" w:lineRule="auto"/>
        <w:ind w:right="208"/>
        <w:rPr>
          <w:sz w:val="24"/>
          <w:szCs w:val="24"/>
        </w:rPr>
      </w:pPr>
      <w:r w:rsidRPr="001B0FC2">
        <w:rPr>
          <w:sz w:val="24"/>
          <w:szCs w:val="24"/>
        </w:rPr>
        <w:t>Тус</w:t>
      </w:r>
      <w:r w:rsidRPr="001B0FC2">
        <w:rPr>
          <w:spacing w:val="23"/>
          <w:sz w:val="24"/>
          <w:szCs w:val="24"/>
        </w:rPr>
        <w:t xml:space="preserve"> </w:t>
      </w:r>
      <w:r w:rsidRPr="001B0FC2">
        <w:rPr>
          <w:sz w:val="24"/>
          <w:szCs w:val="24"/>
        </w:rPr>
        <w:t>салбар</w:t>
      </w:r>
      <w:r w:rsidRPr="001B0FC2">
        <w:rPr>
          <w:spacing w:val="23"/>
          <w:sz w:val="24"/>
          <w:szCs w:val="24"/>
        </w:rPr>
        <w:t xml:space="preserve"> </w:t>
      </w:r>
      <w:r w:rsidRPr="001B0FC2">
        <w:rPr>
          <w:sz w:val="24"/>
          <w:szCs w:val="24"/>
        </w:rPr>
        <w:t>дахь</w:t>
      </w:r>
      <w:r w:rsidRPr="001B0FC2">
        <w:rPr>
          <w:spacing w:val="24"/>
          <w:sz w:val="24"/>
          <w:szCs w:val="24"/>
        </w:rPr>
        <w:t xml:space="preserve"> </w:t>
      </w:r>
      <w:r w:rsidRPr="001B0FC2">
        <w:rPr>
          <w:sz w:val="24"/>
          <w:szCs w:val="24"/>
        </w:rPr>
        <w:t>PC1</w:t>
      </w:r>
      <w:r w:rsidRPr="001B0FC2">
        <w:rPr>
          <w:spacing w:val="23"/>
          <w:sz w:val="24"/>
          <w:szCs w:val="24"/>
        </w:rPr>
        <w:t xml:space="preserve"> </w:t>
      </w:r>
      <w:r w:rsidRPr="001B0FC2">
        <w:rPr>
          <w:sz w:val="24"/>
          <w:szCs w:val="24"/>
        </w:rPr>
        <w:t>хэрэглэгч</w:t>
      </w:r>
      <w:r w:rsidRPr="001B0FC2">
        <w:rPr>
          <w:spacing w:val="23"/>
          <w:sz w:val="24"/>
          <w:szCs w:val="24"/>
        </w:rPr>
        <w:t xml:space="preserve"> </w:t>
      </w:r>
      <w:r w:rsidRPr="001B0FC2">
        <w:rPr>
          <w:sz w:val="24"/>
          <w:szCs w:val="24"/>
        </w:rPr>
        <w:t>нь</w:t>
      </w:r>
      <w:r w:rsidRPr="001B0FC2">
        <w:rPr>
          <w:spacing w:val="24"/>
          <w:sz w:val="24"/>
          <w:szCs w:val="24"/>
        </w:rPr>
        <w:t xml:space="preserve"> </w:t>
      </w:r>
      <w:r w:rsidRPr="001B0FC2">
        <w:rPr>
          <w:sz w:val="24"/>
          <w:szCs w:val="24"/>
        </w:rPr>
        <w:t>IPV6</w:t>
      </w:r>
      <w:r w:rsidRPr="001B0FC2">
        <w:rPr>
          <w:spacing w:val="23"/>
          <w:sz w:val="24"/>
          <w:szCs w:val="24"/>
        </w:rPr>
        <w:t xml:space="preserve"> </w:t>
      </w:r>
      <w:r w:rsidRPr="001B0FC2">
        <w:rPr>
          <w:sz w:val="24"/>
          <w:szCs w:val="24"/>
        </w:rPr>
        <w:t>хаяг,</w:t>
      </w:r>
      <w:r w:rsidRPr="001B0FC2">
        <w:rPr>
          <w:spacing w:val="24"/>
          <w:sz w:val="24"/>
          <w:szCs w:val="24"/>
        </w:rPr>
        <w:t xml:space="preserve"> </w:t>
      </w:r>
      <w:r w:rsidRPr="001B0FC2">
        <w:rPr>
          <w:sz w:val="24"/>
          <w:szCs w:val="24"/>
        </w:rPr>
        <w:t>PC2</w:t>
      </w:r>
      <w:r w:rsidRPr="001B0FC2">
        <w:rPr>
          <w:spacing w:val="23"/>
          <w:sz w:val="24"/>
          <w:szCs w:val="24"/>
        </w:rPr>
        <w:t xml:space="preserve"> </w:t>
      </w:r>
      <w:r w:rsidRPr="001B0FC2">
        <w:rPr>
          <w:sz w:val="24"/>
          <w:szCs w:val="24"/>
        </w:rPr>
        <w:t>хэрэглэгч</w:t>
      </w:r>
      <w:r w:rsidRPr="001B0FC2">
        <w:rPr>
          <w:spacing w:val="23"/>
          <w:sz w:val="24"/>
          <w:szCs w:val="24"/>
        </w:rPr>
        <w:t xml:space="preserve"> </w:t>
      </w:r>
      <w:r w:rsidRPr="001B0FC2">
        <w:rPr>
          <w:sz w:val="24"/>
          <w:szCs w:val="24"/>
        </w:rPr>
        <w:t>нь</w:t>
      </w:r>
      <w:r w:rsidRPr="001B0FC2">
        <w:rPr>
          <w:spacing w:val="24"/>
          <w:sz w:val="24"/>
          <w:szCs w:val="24"/>
        </w:rPr>
        <w:t xml:space="preserve"> </w:t>
      </w:r>
      <w:r w:rsidRPr="001B0FC2">
        <w:rPr>
          <w:sz w:val="24"/>
          <w:szCs w:val="24"/>
        </w:rPr>
        <w:t>IPv4</w:t>
      </w:r>
      <w:r w:rsidRPr="001B0FC2">
        <w:rPr>
          <w:spacing w:val="23"/>
          <w:sz w:val="24"/>
          <w:szCs w:val="24"/>
        </w:rPr>
        <w:t xml:space="preserve"> </w:t>
      </w:r>
      <w:r w:rsidRPr="001B0FC2">
        <w:rPr>
          <w:sz w:val="24"/>
          <w:szCs w:val="24"/>
        </w:rPr>
        <w:t>хаяг</w:t>
      </w:r>
      <w:r w:rsidRPr="001B0FC2">
        <w:rPr>
          <w:spacing w:val="24"/>
          <w:sz w:val="24"/>
          <w:szCs w:val="24"/>
        </w:rPr>
        <w:t xml:space="preserve"> </w:t>
      </w:r>
      <w:r w:rsidRPr="001B0FC2">
        <w:rPr>
          <w:sz w:val="24"/>
          <w:szCs w:val="24"/>
        </w:rPr>
        <w:t>ашиглах</w:t>
      </w:r>
      <w:r w:rsidRPr="001B0FC2">
        <w:rPr>
          <w:spacing w:val="-57"/>
          <w:sz w:val="24"/>
          <w:szCs w:val="24"/>
        </w:rPr>
        <w:t xml:space="preserve"> </w:t>
      </w:r>
      <w:r w:rsidRPr="001B0FC2">
        <w:rPr>
          <w:sz w:val="24"/>
          <w:szCs w:val="24"/>
        </w:rPr>
        <w:t>болно.</w:t>
      </w:r>
    </w:p>
    <w:p w14:paraId="3B74D769" w14:textId="3316805C" w:rsidR="00366B05" w:rsidRPr="001B0FC2" w:rsidRDefault="00000000" w:rsidP="00BB15E5">
      <w:pPr>
        <w:pStyle w:val="ListParagraph"/>
        <w:numPr>
          <w:ilvl w:val="0"/>
          <w:numId w:val="4"/>
        </w:numPr>
        <w:tabs>
          <w:tab w:val="left" w:pos="950"/>
        </w:tabs>
        <w:spacing w:before="3" w:line="275" w:lineRule="exact"/>
        <w:ind w:hanging="361"/>
        <w:rPr>
          <w:sz w:val="24"/>
          <w:szCs w:val="24"/>
        </w:rPr>
      </w:pPr>
      <w:r w:rsidRPr="001B0FC2">
        <w:rPr>
          <w:sz w:val="24"/>
          <w:szCs w:val="24"/>
        </w:rPr>
        <w:t>Хүснэгт</w:t>
      </w:r>
      <w:r w:rsidRPr="001B0FC2">
        <w:rPr>
          <w:spacing w:val="-1"/>
          <w:sz w:val="24"/>
          <w:szCs w:val="24"/>
        </w:rPr>
        <w:t xml:space="preserve"> </w:t>
      </w:r>
      <w:r w:rsidRPr="001B0FC2">
        <w:rPr>
          <w:sz w:val="24"/>
          <w:szCs w:val="24"/>
        </w:rPr>
        <w:t>1</w:t>
      </w:r>
      <w:r w:rsidRPr="001B0FC2">
        <w:rPr>
          <w:spacing w:val="-1"/>
          <w:sz w:val="24"/>
          <w:szCs w:val="24"/>
        </w:rPr>
        <w:t xml:space="preserve"> </w:t>
      </w:r>
      <w:r w:rsidRPr="001B0FC2">
        <w:rPr>
          <w:sz w:val="24"/>
          <w:szCs w:val="24"/>
        </w:rPr>
        <w:t>дэх</w:t>
      </w:r>
      <w:r w:rsidRPr="001B0FC2">
        <w:rPr>
          <w:spacing w:val="-1"/>
          <w:sz w:val="24"/>
          <w:szCs w:val="24"/>
        </w:rPr>
        <w:t xml:space="preserve"> </w:t>
      </w:r>
      <w:r w:rsidRPr="001B0FC2">
        <w:rPr>
          <w:sz w:val="24"/>
          <w:szCs w:val="24"/>
        </w:rPr>
        <w:t>хаяглалтын</w:t>
      </w:r>
      <w:r w:rsidRPr="001B0FC2">
        <w:rPr>
          <w:spacing w:val="-1"/>
          <w:sz w:val="24"/>
          <w:szCs w:val="24"/>
        </w:rPr>
        <w:t xml:space="preserve"> </w:t>
      </w:r>
      <w:r w:rsidRPr="001B0FC2">
        <w:rPr>
          <w:sz w:val="24"/>
          <w:szCs w:val="24"/>
        </w:rPr>
        <w:t>хүснэгтийн</w:t>
      </w:r>
      <w:r w:rsidRPr="001B0FC2">
        <w:rPr>
          <w:spacing w:val="-1"/>
          <w:sz w:val="24"/>
          <w:szCs w:val="24"/>
        </w:rPr>
        <w:t xml:space="preserve"> </w:t>
      </w:r>
      <w:r w:rsidRPr="001B0FC2">
        <w:rPr>
          <w:sz w:val="24"/>
          <w:szCs w:val="24"/>
        </w:rPr>
        <w:t>дагуу</w:t>
      </w:r>
      <w:r w:rsidRPr="001B0FC2">
        <w:rPr>
          <w:spacing w:val="-1"/>
          <w:sz w:val="24"/>
          <w:szCs w:val="24"/>
        </w:rPr>
        <w:t xml:space="preserve"> </w:t>
      </w:r>
      <w:r w:rsidRPr="001B0FC2">
        <w:rPr>
          <w:sz w:val="24"/>
          <w:szCs w:val="24"/>
        </w:rPr>
        <w:t>тус</w:t>
      </w:r>
      <w:r w:rsidRPr="001B0FC2">
        <w:rPr>
          <w:spacing w:val="-2"/>
          <w:sz w:val="24"/>
          <w:szCs w:val="24"/>
        </w:rPr>
        <w:t xml:space="preserve"> </w:t>
      </w:r>
      <w:r w:rsidRPr="001B0FC2">
        <w:rPr>
          <w:sz w:val="24"/>
          <w:szCs w:val="24"/>
        </w:rPr>
        <w:t>бүр</w:t>
      </w:r>
      <w:r w:rsidRPr="001B0FC2">
        <w:rPr>
          <w:spacing w:val="-1"/>
          <w:sz w:val="24"/>
          <w:szCs w:val="24"/>
        </w:rPr>
        <w:t xml:space="preserve"> </w:t>
      </w:r>
      <w:r w:rsidRPr="001B0FC2">
        <w:rPr>
          <w:sz w:val="24"/>
          <w:szCs w:val="24"/>
        </w:rPr>
        <w:t>хэрэглэгчид нь</w:t>
      </w:r>
      <w:r w:rsidRPr="001B0FC2">
        <w:rPr>
          <w:spacing w:val="-2"/>
          <w:sz w:val="24"/>
          <w:szCs w:val="24"/>
        </w:rPr>
        <w:t xml:space="preserve"> </w:t>
      </w:r>
      <w:r w:rsidRPr="001B0FC2">
        <w:rPr>
          <w:sz w:val="24"/>
          <w:szCs w:val="24"/>
        </w:rPr>
        <w:t>хаяглагдана.</w:t>
      </w:r>
    </w:p>
    <w:p w14:paraId="0CA49D42" w14:textId="23A96AB9" w:rsidR="002A102D" w:rsidRPr="001B0FC2" w:rsidRDefault="00000000" w:rsidP="00EB58BC">
      <w:pPr>
        <w:pStyle w:val="ListParagraph"/>
        <w:numPr>
          <w:ilvl w:val="0"/>
          <w:numId w:val="4"/>
        </w:numPr>
        <w:tabs>
          <w:tab w:val="left" w:pos="950"/>
        </w:tabs>
        <w:spacing w:before="3"/>
        <w:ind w:right="208"/>
        <w:jc w:val="both"/>
        <w:rPr>
          <w:sz w:val="24"/>
          <w:szCs w:val="24"/>
        </w:rPr>
      </w:pPr>
      <w:r w:rsidRPr="001B0FC2">
        <w:rPr>
          <w:sz w:val="24"/>
          <w:szCs w:val="24"/>
        </w:rPr>
        <w:t>PC1-IPv6</w:t>
      </w:r>
      <w:r w:rsidRPr="001B0FC2">
        <w:rPr>
          <w:spacing w:val="-6"/>
          <w:sz w:val="24"/>
          <w:szCs w:val="24"/>
        </w:rPr>
        <w:t xml:space="preserve"> </w:t>
      </w:r>
      <w:r w:rsidRPr="001B0FC2">
        <w:rPr>
          <w:sz w:val="24"/>
          <w:szCs w:val="24"/>
        </w:rPr>
        <w:t>хэрэглэгч</w:t>
      </w:r>
      <w:r w:rsidRPr="001B0FC2">
        <w:rPr>
          <w:spacing w:val="-5"/>
          <w:sz w:val="24"/>
          <w:szCs w:val="24"/>
        </w:rPr>
        <w:t xml:space="preserve"> </w:t>
      </w:r>
      <w:r w:rsidRPr="001B0FC2">
        <w:rPr>
          <w:sz w:val="24"/>
          <w:szCs w:val="24"/>
        </w:rPr>
        <w:t>нь</w:t>
      </w:r>
      <w:r w:rsidRPr="001B0FC2">
        <w:rPr>
          <w:spacing w:val="-6"/>
          <w:sz w:val="24"/>
          <w:szCs w:val="24"/>
        </w:rPr>
        <w:t xml:space="preserve"> </w:t>
      </w:r>
      <w:r w:rsidRPr="001B0FC2">
        <w:rPr>
          <w:sz w:val="24"/>
          <w:szCs w:val="24"/>
        </w:rPr>
        <w:t>Салбар1-т</w:t>
      </w:r>
      <w:r w:rsidRPr="001B0FC2">
        <w:rPr>
          <w:spacing w:val="-5"/>
          <w:sz w:val="24"/>
          <w:szCs w:val="24"/>
        </w:rPr>
        <w:t xml:space="preserve"> </w:t>
      </w:r>
      <w:r w:rsidRPr="001B0FC2">
        <w:rPr>
          <w:sz w:val="24"/>
          <w:szCs w:val="24"/>
        </w:rPr>
        <w:t>байрлах</w:t>
      </w:r>
      <w:r w:rsidRPr="001B0FC2">
        <w:rPr>
          <w:spacing w:val="-5"/>
          <w:sz w:val="24"/>
          <w:szCs w:val="24"/>
        </w:rPr>
        <w:t xml:space="preserve"> </w:t>
      </w:r>
      <w:r w:rsidRPr="001B0FC2">
        <w:rPr>
          <w:sz w:val="24"/>
          <w:szCs w:val="24"/>
        </w:rPr>
        <w:t>DHCPv6</w:t>
      </w:r>
      <w:r w:rsidRPr="001B0FC2">
        <w:rPr>
          <w:spacing w:val="-6"/>
          <w:sz w:val="24"/>
          <w:szCs w:val="24"/>
        </w:rPr>
        <w:t xml:space="preserve"> </w:t>
      </w:r>
      <w:r w:rsidRPr="001B0FC2">
        <w:rPr>
          <w:sz w:val="24"/>
          <w:szCs w:val="24"/>
        </w:rPr>
        <w:t>серверээс,</w:t>
      </w:r>
      <w:r w:rsidRPr="001B0FC2">
        <w:rPr>
          <w:spacing w:val="-5"/>
          <w:sz w:val="24"/>
          <w:szCs w:val="24"/>
        </w:rPr>
        <w:t xml:space="preserve"> </w:t>
      </w:r>
      <w:r w:rsidRPr="001B0FC2">
        <w:rPr>
          <w:sz w:val="24"/>
          <w:szCs w:val="24"/>
        </w:rPr>
        <w:t>PC2-IPv4</w:t>
      </w:r>
      <w:r w:rsidRPr="001B0FC2">
        <w:rPr>
          <w:spacing w:val="-6"/>
          <w:sz w:val="24"/>
          <w:szCs w:val="24"/>
        </w:rPr>
        <w:t xml:space="preserve"> </w:t>
      </w:r>
      <w:r w:rsidRPr="001B0FC2">
        <w:rPr>
          <w:sz w:val="24"/>
          <w:szCs w:val="24"/>
        </w:rPr>
        <w:t>хэрэглэгч</w:t>
      </w:r>
      <w:r w:rsidRPr="001B0FC2">
        <w:rPr>
          <w:spacing w:val="-5"/>
          <w:sz w:val="24"/>
          <w:szCs w:val="24"/>
        </w:rPr>
        <w:t xml:space="preserve"> </w:t>
      </w:r>
      <w:r w:rsidRPr="001B0FC2">
        <w:rPr>
          <w:sz w:val="24"/>
          <w:szCs w:val="24"/>
        </w:rPr>
        <w:t>нь</w:t>
      </w:r>
      <w:r w:rsidRPr="001B0FC2">
        <w:rPr>
          <w:spacing w:val="-58"/>
          <w:sz w:val="24"/>
          <w:szCs w:val="24"/>
        </w:rPr>
        <w:t xml:space="preserve"> </w:t>
      </w:r>
      <w:r w:rsidRPr="001B0FC2">
        <w:rPr>
          <w:sz w:val="24"/>
          <w:szCs w:val="24"/>
        </w:rPr>
        <w:t>төв</w:t>
      </w:r>
      <w:r w:rsidRPr="001B0FC2">
        <w:rPr>
          <w:spacing w:val="1"/>
          <w:sz w:val="24"/>
          <w:szCs w:val="24"/>
        </w:rPr>
        <w:t xml:space="preserve"> </w:t>
      </w:r>
      <w:r w:rsidRPr="001B0FC2">
        <w:rPr>
          <w:sz w:val="24"/>
          <w:szCs w:val="24"/>
        </w:rPr>
        <w:t>салбарт</w:t>
      </w:r>
      <w:r w:rsidRPr="001B0FC2">
        <w:rPr>
          <w:spacing w:val="1"/>
          <w:sz w:val="24"/>
          <w:szCs w:val="24"/>
        </w:rPr>
        <w:t xml:space="preserve"> </w:t>
      </w:r>
      <w:r w:rsidRPr="001B0FC2">
        <w:rPr>
          <w:sz w:val="24"/>
          <w:szCs w:val="24"/>
        </w:rPr>
        <w:t>байрлах</w:t>
      </w:r>
      <w:r w:rsidRPr="001B0FC2">
        <w:rPr>
          <w:spacing w:val="1"/>
          <w:sz w:val="24"/>
          <w:szCs w:val="24"/>
        </w:rPr>
        <w:t xml:space="preserve"> </w:t>
      </w:r>
      <w:r w:rsidRPr="001B0FC2">
        <w:rPr>
          <w:sz w:val="24"/>
          <w:szCs w:val="24"/>
        </w:rPr>
        <w:t>DHCPv4</w:t>
      </w:r>
      <w:r w:rsidRPr="001B0FC2">
        <w:rPr>
          <w:spacing w:val="1"/>
          <w:sz w:val="24"/>
          <w:szCs w:val="24"/>
        </w:rPr>
        <w:t xml:space="preserve"> </w:t>
      </w:r>
      <w:r w:rsidRPr="001B0FC2">
        <w:rPr>
          <w:sz w:val="24"/>
          <w:szCs w:val="24"/>
        </w:rPr>
        <w:t>серверээс</w:t>
      </w:r>
      <w:r w:rsidRPr="001B0FC2">
        <w:rPr>
          <w:spacing w:val="1"/>
          <w:sz w:val="24"/>
          <w:szCs w:val="24"/>
        </w:rPr>
        <w:t xml:space="preserve"> </w:t>
      </w:r>
      <w:r w:rsidRPr="001B0FC2">
        <w:rPr>
          <w:sz w:val="24"/>
          <w:szCs w:val="24"/>
        </w:rPr>
        <w:t>тус</w:t>
      </w:r>
      <w:r w:rsidRPr="001B0FC2">
        <w:rPr>
          <w:spacing w:val="1"/>
          <w:sz w:val="24"/>
          <w:szCs w:val="24"/>
        </w:rPr>
        <w:t xml:space="preserve"> </w:t>
      </w:r>
      <w:r w:rsidRPr="001B0FC2">
        <w:rPr>
          <w:sz w:val="24"/>
          <w:szCs w:val="24"/>
        </w:rPr>
        <w:t>бүр</w:t>
      </w:r>
      <w:r w:rsidRPr="001B0FC2">
        <w:rPr>
          <w:spacing w:val="1"/>
          <w:sz w:val="24"/>
          <w:szCs w:val="24"/>
        </w:rPr>
        <w:t xml:space="preserve"> </w:t>
      </w:r>
      <w:r w:rsidRPr="001B0FC2">
        <w:rPr>
          <w:sz w:val="24"/>
          <w:szCs w:val="24"/>
        </w:rPr>
        <w:t>динамикаар</w:t>
      </w:r>
      <w:r w:rsidRPr="001B0FC2">
        <w:rPr>
          <w:spacing w:val="1"/>
          <w:sz w:val="24"/>
          <w:szCs w:val="24"/>
        </w:rPr>
        <w:t xml:space="preserve"> </w:t>
      </w:r>
      <w:r w:rsidRPr="001B0FC2">
        <w:rPr>
          <w:sz w:val="24"/>
          <w:szCs w:val="24"/>
        </w:rPr>
        <w:t>хаягаа</w:t>
      </w:r>
      <w:r w:rsidRPr="001B0FC2">
        <w:rPr>
          <w:spacing w:val="1"/>
          <w:sz w:val="24"/>
          <w:szCs w:val="24"/>
        </w:rPr>
        <w:t xml:space="preserve"> </w:t>
      </w:r>
      <w:r w:rsidRPr="001B0FC2">
        <w:rPr>
          <w:sz w:val="24"/>
          <w:szCs w:val="24"/>
        </w:rPr>
        <w:t>авахаар</w:t>
      </w:r>
      <w:r w:rsidRPr="001B0FC2">
        <w:rPr>
          <w:spacing w:val="1"/>
          <w:sz w:val="24"/>
          <w:szCs w:val="24"/>
        </w:rPr>
        <w:t xml:space="preserve"> </w:t>
      </w:r>
      <w:r w:rsidRPr="001B0FC2">
        <w:rPr>
          <w:sz w:val="24"/>
          <w:szCs w:val="24"/>
        </w:rPr>
        <w:t>тохируулна</w:t>
      </w:r>
      <w:r w:rsidRPr="001B0FC2">
        <w:rPr>
          <w:spacing w:val="-1"/>
          <w:sz w:val="24"/>
          <w:szCs w:val="24"/>
        </w:rPr>
        <w:t xml:space="preserve"> </w:t>
      </w:r>
      <w:r w:rsidRPr="001B0FC2">
        <w:rPr>
          <w:sz w:val="24"/>
          <w:szCs w:val="24"/>
        </w:rPr>
        <w:t>уу.</w:t>
      </w:r>
    </w:p>
    <w:p w14:paraId="09FD09D2" w14:textId="77777777" w:rsidR="00366B05" w:rsidRPr="001B0FC2" w:rsidRDefault="00000000">
      <w:pPr>
        <w:pStyle w:val="ListParagraph"/>
        <w:numPr>
          <w:ilvl w:val="0"/>
          <w:numId w:val="4"/>
        </w:numPr>
        <w:tabs>
          <w:tab w:val="left" w:pos="950"/>
        </w:tabs>
        <w:spacing w:line="274" w:lineRule="exact"/>
        <w:ind w:hanging="361"/>
        <w:jc w:val="both"/>
        <w:rPr>
          <w:sz w:val="24"/>
          <w:szCs w:val="24"/>
        </w:rPr>
      </w:pPr>
      <w:r w:rsidRPr="001B0FC2">
        <w:rPr>
          <w:sz w:val="24"/>
          <w:szCs w:val="24"/>
        </w:rPr>
        <w:t>Салбар</w:t>
      </w:r>
      <w:r w:rsidRPr="001B0FC2">
        <w:rPr>
          <w:spacing w:val="-2"/>
          <w:sz w:val="24"/>
          <w:szCs w:val="24"/>
        </w:rPr>
        <w:t xml:space="preserve"> </w:t>
      </w:r>
      <w:r w:rsidRPr="001B0FC2">
        <w:rPr>
          <w:sz w:val="24"/>
          <w:szCs w:val="24"/>
        </w:rPr>
        <w:t>1</w:t>
      </w:r>
      <w:r w:rsidRPr="001B0FC2">
        <w:rPr>
          <w:spacing w:val="-1"/>
          <w:sz w:val="24"/>
          <w:szCs w:val="24"/>
        </w:rPr>
        <w:t xml:space="preserve"> </w:t>
      </w:r>
      <w:r w:rsidRPr="001B0FC2">
        <w:rPr>
          <w:sz w:val="24"/>
          <w:szCs w:val="24"/>
        </w:rPr>
        <w:t>болон</w:t>
      </w:r>
      <w:r w:rsidRPr="001B0FC2">
        <w:rPr>
          <w:spacing w:val="-2"/>
          <w:sz w:val="24"/>
          <w:szCs w:val="24"/>
        </w:rPr>
        <w:t xml:space="preserve"> </w:t>
      </w:r>
      <w:r w:rsidRPr="001B0FC2">
        <w:rPr>
          <w:sz w:val="24"/>
          <w:szCs w:val="24"/>
        </w:rPr>
        <w:t>Төв</w:t>
      </w:r>
      <w:r w:rsidRPr="001B0FC2">
        <w:rPr>
          <w:spacing w:val="-1"/>
          <w:sz w:val="24"/>
          <w:szCs w:val="24"/>
        </w:rPr>
        <w:t xml:space="preserve"> </w:t>
      </w:r>
      <w:r w:rsidRPr="001B0FC2">
        <w:rPr>
          <w:sz w:val="24"/>
          <w:szCs w:val="24"/>
        </w:rPr>
        <w:t>салбарын</w:t>
      </w:r>
      <w:r w:rsidRPr="001B0FC2">
        <w:rPr>
          <w:spacing w:val="-1"/>
          <w:sz w:val="24"/>
          <w:szCs w:val="24"/>
        </w:rPr>
        <w:t xml:space="preserve"> </w:t>
      </w:r>
      <w:r w:rsidRPr="001B0FC2">
        <w:rPr>
          <w:sz w:val="24"/>
          <w:szCs w:val="24"/>
        </w:rPr>
        <w:t>router</w:t>
      </w:r>
      <w:r w:rsidRPr="001B0FC2">
        <w:rPr>
          <w:spacing w:val="-2"/>
          <w:sz w:val="24"/>
          <w:szCs w:val="24"/>
        </w:rPr>
        <w:t xml:space="preserve"> </w:t>
      </w:r>
      <w:r w:rsidRPr="001B0FC2">
        <w:rPr>
          <w:sz w:val="24"/>
          <w:szCs w:val="24"/>
        </w:rPr>
        <w:t>–</w:t>
      </w:r>
      <w:r w:rsidRPr="001B0FC2">
        <w:rPr>
          <w:spacing w:val="-1"/>
          <w:sz w:val="24"/>
          <w:szCs w:val="24"/>
        </w:rPr>
        <w:t xml:space="preserve"> </w:t>
      </w:r>
      <w:r w:rsidRPr="001B0FC2">
        <w:rPr>
          <w:sz w:val="24"/>
          <w:szCs w:val="24"/>
        </w:rPr>
        <w:t>үүдийн</w:t>
      </w:r>
      <w:r w:rsidRPr="001B0FC2">
        <w:rPr>
          <w:spacing w:val="-2"/>
          <w:sz w:val="24"/>
          <w:szCs w:val="24"/>
        </w:rPr>
        <w:t xml:space="preserve"> </w:t>
      </w:r>
      <w:r w:rsidRPr="001B0FC2">
        <w:rPr>
          <w:sz w:val="24"/>
          <w:szCs w:val="24"/>
        </w:rPr>
        <w:t>хооронд</w:t>
      </w:r>
      <w:r w:rsidRPr="001B0FC2">
        <w:rPr>
          <w:spacing w:val="-1"/>
          <w:sz w:val="24"/>
          <w:szCs w:val="24"/>
        </w:rPr>
        <w:t xml:space="preserve"> </w:t>
      </w:r>
      <w:r w:rsidRPr="001B0FC2">
        <w:rPr>
          <w:sz w:val="24"/>
          <w:szCs w:val="24"/>
        </w:rPr>
        <w:t>статик</w:t>
      </w:r>
      <w:r w:rsidRPr="001B0FC2">
        <w:rPr>
          <w:spacing w:val="-1"/>
          <w:sz w:val="24"/>
          <w:szCs w:val="24"/>
        </w:rPr>
        <w:t xml:space="preserve"> </w:t>
      </w:r>
      <w:r w:rsidRPr="001B0FC2">
        <w:rPr>
          <w:sz w:val="24"/>
          <w:szCs w:val="24"/>
        </w:rPr>
        <w:t>чиглүүлэлт</w:t>
      </w:r>
      <w:r w:rsidRPr="001B0FC2">
        <w:rPr>
          <w:spacing w:val="-3"/>
          <w:sz w:val="24"/>
          <w:szCs w:val="24"/>
        </w:rPr>
        <w:t xml:space="preserve"> </w:t>
      </w:r>
      <w:r w:rsidRPr="001B0FC2">
        <w:rPr>
          <w:sz w:val="24"/>
          <w:szCs w:val="24"/>
        </w:rPr>
        <w:t>ашиглана.</w:t>
      </w:r>
    </w:p>
    <w:p w14:paraId="14FC7114" w14:textId="55EB7E44" w:rsidR="00B23A15" w:rsidRPr="001B0FC2" w:rsidRDefault="00000000" w:rsidP="00B23A15">
      <w:pPr>
        <w:pStyle w:val="ListParagraph"/>
        <w:numPr>
          <w:ilvl w:val="0"/>
          <w:numId w:val="4"/>
        </w:numPr>
        <w:tabs>
          <w:tab w:val="left" w:pos="950"/>
        </w:tabs>
        <w:spacing w:before="4" w:line="237" w:lineRule="auto"/>
        <w:ind w:right="208"/>
        <w:jc w:val="both"/>
        <w:rPr>
          <w:sz w:val="24"/>
          <w:szCs w:val="24"/>
        </w:rPr>
      </w:pPr>
      <w:r w:rsidRPr="001B0FC2">
        <w:rPr>
          <w:sz w:val="24"/>
          <w:szCs w:val="24"/>
        </w:rPr>
        <w:t xml:space="preserve">PC1 хэрэглэгч нь Салбар1-т байрлах </w:t>
      </w:r>
      <w:r w:rsidRPr="001B0FC2">
        <w:rPr>
          <w:b/>
          <w:sz w:val="24"/>
          <w:szCs w:val="24"/>
        </w:rPr>
        <w:t>Server1.com</w:t>
      </w:r>
      <w:r w:rsidRPr="001B0FC2">
        <w:rPr>
          <w:sz w:val="24"/>
          <w:szCs w:val="24"/>
        </w:rPr>
        <w:t>, PC2 хэрэглэгч нь Төв салбарт</w:t>
      </w:r>
      <w:r w:rsidRPr="001B0FC2">
        <w:rPr>
          <w:spacing w:val="1"/>
          <w:sz w:val="24"/>
          <w:szCs w:val="24"/>
        </w:rPr>
        <w:t xml:space="preserve"> </w:t>
      </w:r>
      <w:r w:rsidRPr="001B0FC2">
        <w:rPr>
          <w:sz w:val="24"/>
          <w:szCs w:val="24"/>
        </w:rPr>
        <w:t>байрлах</w:t>
      </w:r>
      <w:r w:rsidRPr="001B0FC2">
        <w:rPr>
          <w:spacing w:val="-1"/>
          <w:sz w:val="24"/>
          <w:szCs w:val="24"/>
        </w:rPr>
        <w:t xml:space="preserve"> </w:t>
      </w:r>
      <w:r w:rsidRPr="001B0FC2">
        <w:rPr>
          <w:b/>
          <w:sz w:val="24"/>
          <w:szCs w:val="24"/>
        </w:rPr>
        <w:t xml:space="preserve">Server2.com </w:t>
      </w:r>
      <w:r w:rsidRPr="001B0FC2">
        <w:rPr>
          <w:sz w:val="24"/>
          <w:szCs w:val="24"/>
        </w:rPr>
        <w:t>сайтууд</w:t>
      </w:r>
      <w:r w:rsidRPr="001B0FC2">
        <w:rPr>
          <w:spacing w:val="-1"/>
          <w:sz w:val="24"/>
          <w:szCs w:val="24"/>
        </w:rPr>
        <w:t xml:space="preserve"> </w:t>
      </w:r>
      <w:r w:rsidRPr="001B0FC2">
        <w:rPr>
          <w:sz w:val="24"/>
          <w:szCs w:val="24"/>
        </w:rPr>
        <w:t>руу</w:t>
      </w:r>
      <w:r w:rsidRPr="001B0FC2">
        <w:rPr>
          <w:spacing w:val="-1"/>
          <w:sz w:val="24"/>
          <w:szCs w:val="24"/>
        </w:rPr>
        <w:t xml:space="preserve"> </w:t>
      </w:r>
      <w:r w:rsidRPr="001B0FC2">
        <w:rPr>
          <w:sz w:val="24"/>
          <w:szCs w:val="24"/>
        </w:rPr>
        <w:t>хандаж чаддаг</w:t>
      </w:r>
      <w:r w:rsidRPr="001B0FC2">
        <w:rPr>
          <w:spacing w:val="-1"/>
          <w:sz w:val="24"/>
          <w:szCs w:val="24"/>
        </w:rPr>
        <w:t xml:space="preserve"> </w:t>
      </w:r>
      <w:r w:rsidRPr="001B0FC2">
        <w:rPr>
          <w:sz w:val="24"/>
          <w:szCs w:val="24"/>
        </w:rPr>
        <w:t>байх ёстой.</w:t>
      </w:r>
    </w:p>
    <w:p w14:paraId="47C41B02" w14:textId="215BF27B" w:rsidR="00366B05" w:rsidRPr="001B0FC2" w:rsidRDefault="00000000" w:rsidP="00C561F5">
      <w:pPr>
        <w:pStyle w:val="ListParagraph"/>
        <w:numPr>
          <w:ilvl w:val="0"/>
          <w:numId w:val="4"/>
        </w:numPr>
        <w:tabs>
          <w:tab w:val="left" w:pos="950"/>
        </w:tabs>
        <w:spacing w:before="8"/>
        <w:ind w:hanging="361"/>
        <w:jc w:val="both"/>
        <w:rPr>
          <w:sz w:val="24"/>
          <w:szCs w:val="24"/>
        </w:rPr>
      </w:pPr>
      <w:r w:rsidRPr="001B0FC2">
        <w:rPr>
          <w:sz w:val="24"/>
          <w:szCs w:val="24"/>
        </w:rPr>
        <w:t>Салбар1-т</w:t>
      </w:r>
      <w:r w:rsidRPr="001B0FC2">
        <w:rPr>
          <w:spacing w:val="-2"/>
          <w:sz w:val="24"/>
          <w:szCs w:val="24"/>
        </w:rPr>
        <w:t xml:space="preserve"> </w:t>
      </w:r>
      <w:r w:rsidRPr="001B0FC2">
        <w:rPr>
          <w:sz w:val="24"/>
          <w:szCs w:val="24"/>
        </w:rPr>
        <w:t>байгаа</w:t>
      </w:r>
      <w:r w:rsidRPr="001B0FC2">
        <w:rPr>
          <w:spacing w:val="-3"/>
          <w:sz w:val="24"/>
          <w:szCs w:val="24"/>
        </w:rPr>
        <w:t xml:space="preserve"> </w:t>
      </w:r>
      <w:r w:rsidRPr="001B0FC2">
        <w:rPr>
          <w:sz w:val="24"/>
          <w:szCs w:val="24"/>
        </w:rPr>
        <w:t>IPv6</w:t>
      </w:r>
      <w:r w:rsidRPr="001B0FC2">
        <w:rPr>
          <w:spacing w:val="-1"/>
          <w:sz w:val="24"/>
          <w:szCs w:val="24"/>
        </w:rPr>
        <w:t xml:space="preserve"> </w:t>
      </w:r>
      <w:r w:rsidRPr="001B0FC2">
        <w:rPr>
          <w:sz w:val="24"/>
          <w:szCs w:val="24"/>
        </w:rPr>
        <w:t>DNS</w:t>
      </w:r>
      <w:r w:rsidRPr="001B0FC2">
        <w:rPr>
          <w:spacing w:val="-2"/>
          <w:sz w:val="24"/>
          <w:szCs w:val="24"/>
        </w:rPr>
        <w:t xml:space="preserve"> </w:t>
      </w:r>
      <w:r w:rsidRPr="001B0FC2">
        <w:rPr>
          <w:sz w:val="24"/>
          <w:szCs w:val="24"/>
        </w:rPr>
        <w:t>сервер</w:t>
      </w:r>
      <w:r w:rsidRPr="001B0FC2">
        <w:rPr>
          <w:spacing w:val="-2"/>
          <w:sz w:val="24"/>
          <w:szCs w:val="24"/>
        </w:rPr>
        <w:t xml:space="preserve"> </w:t>
      </w:r>
      <w:r w:rsidRPr="001B0FC2">
        <w:rPr>
          <w:sz w:val="24"/>
          <w:szCs w:val="24"/>
        </w:rPr>
        <w:t>нь</w:t>
      </w:r>
      <w:r w:rsidRPr="001B0FC2">
        <w:rPr>
          <w:spacing w:val="-1"/>
          <w:sz w:val="24"/>
          <w:szCs w:val="24"/>
        </w:rPr>
        <w:t xml:space="preserve"> </w:t>
      </w:r>
      <w:r w:rsidRPr="001B0FC2">
        <w:rPr>
          <w:sz w:val="24"/>
          <w:szCs w:val="24"/>
        </w:rPr>
        <w:t>2001:DB8:ACAD:30::10/64</w:t>
      </w:r>
      <w:r w:rsidRPr="001B0FC2">
        <w:rPr>
          <w:spacing w:val="-2"/>
          <w:sz w:val="24"/>
          <w:szCs w:val="24"/>
        </w:rPr>
        <w:t xml:space="preserve"> </w:t>
      </w:r>
      <w:r w:rsidRPr="001B0FC2">
        <w:rPr>
          <w:sz w:val="24"/>
          <w:szCs w:val="24"/>
        </w:rPr>
        <w:t>хаяг</w:t>
      </w:r>
      <w:r w:rsidRPr="001B0FC2">
        <w:rPr>
          <w:spacing w:val="-1"/>
          <w:sz w:val="24"/>
          <w:szCs w:val="24"/>
        </w:rPr>
        <w:t xml:space="preserve"> </w:t>
      </w:r>
      <w:r w:rsidRPr="001B0FC2">
        <w:rPr>
          <w:sz w:val="24"/>
          <w:szCs w:val="24"/>
        </w:rPr>
        <w:t>ашиглана.</w:t>
      </w:r>
    </w:p>
    <w:p w14:paraId="2E3E1D1C" w14:textId="186D8F2A" w:rsidR="00BE7C5A" w:rsidRPr="001B0FC2" w:rsidRDefault="00000000" w:rsidP="00430D74">
      <w:pPr>
        <w:tabs>
          <w:tab w:val="left" w:pos="2027"/>
        </w:tabs>
        <w:ind w:firstLineChars="100" w:firstLine="240"/>
        <w:rPr>
          <w:sz w:val="24"/>
          <w:szCs w:val="24"/>
          <w:u w:val="single"/>
          <w:lang w:val="en-US"/>
        </w:rPr>
      </w:pPr>
      <w:r w:rsidRPr="001B0FC2">
        <w:rPr>
          <w:sz w:val="24"/>
          <w:szCs w:val="24"/>
          <w:u w:val="single"/>
        </w:rPr>
        <w:t>Салбар</w:t>
      </w:r>
      <w:r w:rsidRPr="001B0FC2">
        <w:rPr>
          <w:spacing w:val="-1"/>
          <w:sz w:val="24"/>
          <w:szCs w:val="24"/>
          <w:u w:val="single"/>
        </w:rPr>
        <w:t xml:space="preserve"> </w:t>
      </w:r>
      <w:r w:rsidRPr="001B0FC2">
        <w:rPr>
          <w:sz w:val="24"/>
          <w:szCs w:val="24"/>
          <w:u w:val="single"/>
        </w:rPr>
        <w:t>2</w:t>
      </w:r>
      <w:r w:rsidRPr="001B0FC2">
        <w:rPr>
          <w:spacing w:val="-1"/>
          <w:sz w:val="24"/>
          <w:szCs w:val="24"/>
          <w:u w:val="single"/>
        </w:rPr>
        <w:t xml:space="preserve"> </w:t>
      </w:r>
      <w:r w:rsidRPr="001B0FC2">
        <w:rPr>
          <w:sz w:val="24"/>
          <w:szCs w:val="24"/>
          <w:u w:val="single"/>
        </w:rPr>
        <w:t>талд</w:t>
      </w:r>
      <w:r w:rsidRPr="001B0FC2">
        <w:rPr>
          <w:spacing w:val="-2"/>
          <w:sz w:val="24"/>
          <w:szCs w:val="24"/>
          <w:u w:val="single"/>
        </w:rPr>
        <w:t xml:space="preserve"> </w:t>
      </w:r>
      <w:r w:rsidRPr="001B0FC2">
        <w:rPr>
          <w:sz w:val="24"/>
          <w:szCs w:val="24"/>
          <w:u w:val="single"/>
        </w:rPr>
        <w:t>хийгдэх тохиргоо:</w:t>
      </w:r>
    </w:p>
    <w:p w14:paraId="7E204CD6" w14:textId="77777777" w:rsidR="00366B05" w:rsidRPr="001B0FC2" w:rsidRDefault="00000000">
      <w:pPr>
        <w:pStyle w:val="ListParagraph"/>
        <w:numPr>
          <w:ilvl w:val="0"/>
          <w:numId w:val="3"/>
        </w:numPr>
        <w:tabs>
          <w:tab w:val="left" w:pos="950"/>
        </w:tabs>
        <w:spacing w:line="237" w:lineRule="auto"/>
        <w:ind w:right="208"/>
        <w:jc w:val="both"/>
        <w:rPr>
          <w:sz w:val="24"/>
          <w:szCs w:val="24"/>
        </w:rPr>
      </w:pPr>
      <w:r w:rsidRPr="001B0FC2">
        <w:rPr>
          <w:sz w:val="24"/>
          <w:szCs w:val="24"/>
        </w:rPr>
        <w:t>Тус салбар дахь PC3 хэрэглэгч нь IPV6 хаяг, PC4 хэрэглэгч нь IPv4 хаяг ашиглах</w:t>
      </w:r>
      <w:r w:rsidRPr="001B0FC2">
        <w:rPr>
          <w:spacing w:val="1"/>
          <w:sz w:val="24"/>
          <w:szCs w:val="24"/>
        </w:rPr>
        <w:t xml:space="preserve"> </w:t>
      </w:r>
      <w:r w:rsidRPr="001B0FC2">
        <w:rPr>
          <w:sz w:val="24"/>
          <w:szCs w:val="24"/>
        </w:rPr>
        <w:t>болно.</w:t>
      </w:r>
    </w:p>
    <w:p w14:paraId="79F8352A" w14:textId="5FB83D8B" w:rsidR="003372B3" w:rsidRPr="001B0FC2" w:rsidRDefault="00000000" w:rsidP="00C561F5">
      <w:pPr>
        <w:pStyle w:val="ListParagraph"/>
        <w:numPr>
          <w:ilvl w:val="0"/>
          <w:numId w:val="3"/>
        </w:numPr>
        <w:tabs>
          <w:tab w:val="left" w:pos="950"/>
        </w:tabs>
        <w:spacing w:before="3"/>
        <w:ind w:right="208"/>
        <w:jc w:val="both"/>
        <w:rPr>
          <w:sz w:val="24"/>
          <w:szCs w:val="24"/>
        </w:rPr>
      </w:pPr>
      <w:r w:rsidRPr="001B0FC2">
        <w:rPr>
          <w:sz w:val="24"/>
          <w:szCs w:val="24"/>
        </w:rPr>
        <w:t>Хүснэгт 1 дэх хаяглалтын хүснэгтийн дагуу тус бүр хэрэглэгчид нь хаяглагдана.</w:t>
      </w:r>
      <w:r w:rsidRPr="001B0FC2">
        <w:rPr>
          <w:spacing w:val="1"/>
          <w:sz w:val="24"/>
          <w:szCs w:val="24"/>
        </w:rPr>
        <w:t xml:space="preserve"> </w:t>
      </w:r>
      <w:r w:rsidRPr="001B0FC2">
        <w:rPr>
          <w:sz w:val="24"/>
          <w:szCs w:val="24"/>
        </w:rPr>
        <w:t>Ингэхдээ PC3-IPv6 хэрэглэгч нь 2001:DB8:ACAD:1::10/64, PC2-IPv4 хэрэглэгч нь</w:t>
      </w:r>
      <w:r w:rsidRPr="001B0FC2">
        <w:rPr>
          <w:spacing w:val="1"/>
          <w:sz w:val="24"/>
          <w:szCs w:val="24"/>
        </w:rPr>
        <w:t xml:space="preserve"> </w:t>
      </w:r>
      <w:r w:rsidRPr="001B0FC2">
        <w:rPr>
          <w:sz w:val="24"/>
          <w:szCs w:val="24"/>
        </w:rPr>
        <w:t>мөн тус салбард байрлах router дээр ажиллаж байгаа DHCPv4 серверээс тус бүр</w:t>
      </w:r>
      <w:r w:rsidRPr="001B0FC2">
        <w:rPr>
          <w:spacing w:val="1"/>
          <w:sz w:val="24"/>
          <w:szCs w:val="24"/>
        </w:rPr>
        <w:t xml:space="preserve"> </w:t>
      </w:r>
      <w:r w:rsidRPr="001B0FC2">
        <w:rPr>
          <w:sz w:val="24"/>
          <w:szCs w:val="24"/>
        </w:rPr>
        <w:t>динамикаар</w:t>
      </w:r>
      <w:r w:rsidRPr="001B0FC2">
        <w:rPr>
          <w:spacing w:val="-1"/>
          <w:sz w:val="24"/>
          <w:szCs w:val="24"/>
        </w:rPr>
        <w:t xml:space="preserve"> </w:t>
      </w:r>
      <w:r w:rsidRPr="001B0FC2">
        <w:rPr>
          <w:sz w:val="24"/>
          <w:szCs w:val="24"/>
        </w:rPr>
        <w:t>хаягаа</w:t>
      </w:r>
      <w:r w:rsidRPr="001B0FC2">
        <w:rPr>
          <w:spacing w:val="-1"/>
          <w:sz w:val="24"/>
          <w:szCs w:val="24"/>
        </w:rPr>
        <w:t xml:space="preserve"> </w:t>
      </w:r>
      <w:r w:rsidRPr="001B0FC2">
        <w:rPr>
          <w:sz w:val="24"/>
          <w:szCs w:val="24"/>
        </w:rPr>
        <w:t>авахаар тохируулна</w:t>
      </w:r>
      <w:r w:rsidRPr="001B0FC2">
        <w:rPr>
          <w:spacing w:val="-1"/>
          <w:sz w:val="24"/>
          <w:szCs w:val="24"/>
        </w:rPr>
        <w:t xml:space="preserve"> </w:t>
      </w:r>
      <w:r w:rsidRPr="001B0FC2">
        <w:rPr>
          <w:sz w:val="24"/>
          <w:szCs w:val="24"/>
        </w:rPr>
        <w:t>уу.</w:t>
      </w:r>
    </w:p>
    <w:p w14:paraId="3DFB552F" w14:textId="77777777" w:rsidR="00366B05" w:rsidRPr="001B0FC2" w:rsidRDefault="00000000">
      <w:pPr>
        <w:pStyle w:val="ListParagraph"/>
        <w:numPr>
          <w:ilvl w:val="0"/>
          <w:numId w:val="3"/>
        </w:numPr>
        <w:tabs>
          <w:tab w:val="left" w:pos="950"/>
        </w:tabs>
        <w:spacing w:line="275" w:lineRule="exact"/>
        <w:ind w:hanging="361"/>
        <w:jc w:val="both"/>
        <w:rPr>
          <w:sz w:val="24"/>
          <w:szCs w:val="24"/>
        </w:rPr>
      </w:pPr>
      <w:r w:rsidRPr="001B0FC2">
        <w:rPr>
          <w:sz w:val="24"/>
          <w:szCs w:val="24"/>
        </w:rPr>
        <w:t>PC5-IPv6</w:t>
      </w:r>
      <w:r w:rsidRPr="001B0FC2">
        <w:rPr>
          <w:spacing w:val="-2"/>
          <w:sz w:val="24"/>
          <w:szCs w:val="24"/>
        </w:rPr>
        <w:t xml:space="preserve"> </w:t>
      </w:r>
      <w:r w:rsidRPr="001B0FC2">
        <w:rPr>
          <w:sz w:val="24"/>
          <w:szCs w:val="24"/>
        </w:rPr>
        <w:t>хэрэглэгч</w:t>
      </w:r>
      <w:r w:rsidRPr="001B0FC2">
        <w:rPr>
          <w:spacing w:val="-1"/>
          <w:sz w:val="24"/>
          <w:szCs w:val="24"/>
        </w:rPr>
        <w:t xml:space="preserve"> </w:t>
      </w:r>
      <w:r w:rsidRPr="001B0FC2">
        <w:rPr>
          <w:sz w:val="24"/>
          <w:szCs w:val="24"/>
        </w:rPr>
        <w:t>нь</w:t>
      </w:r>
      <w:r w:rsidRPr="001B0FC2">
        <w:rPr>
          <w:spacing w:val="-2"/>
          <w:sz w:val="24"/>
          <w:szCs w:val="24"/>
        </w:rPr>
        <w:t xml:space="preserve"> </w:t>
      </w:r>
      <w:r w:rsidRPr="001B0FC2">
        <w:rPr>
          <w:b/>
          <w:sz w:val="24"/>
          <w:szCs w:val="24"/>
        </w:rPr>
        <w:t>EUI64</w:t>
      </w:r>
      <w:r w:rsidRPr="001B0FC2">
        <w:rPr>
          <w:b/>
          <w:spacing w:val="-2"/>
          <w:sz w:val="24"/>
          <w:szCs w:val="24"/>
        </w:rPr>
        <w:t xml:space="preserve"> </w:t>
      </w:r>
      <w:r w:rsidRPr="001B0FC2">
        <w:rPr>
          <w:sz w:val="24"/>
          <w:szCs w:val="24"/>
        </w:rPr>
        <w:t>аргыг</w:t>
      </w:r>
      <w:r w:rsidRPr="001B0FC2">
        <w:rPr>
          <w:spacing w:val="-1"/>
          <w:sz w:val="24"/>
          <w:szCs w:val="24"/>
        </w:rPr>
        <w:t xml:space="preserve"> </w:t>
      </w:r>
      <w:r w:rsidRPr="001B0FC2">
        <w:rPr>
          <w:sz w:val="24"/>
          <w:szCs w:val="24"/>
        </w:rPr>
        <w:t>ашиглан</w:t>
      </w:r>
      <w:r w:rsidRPr="001B0FC2">
        <w:rPr>
          <w:spacing w:val="-1"/>
          <w:sz w:val="24"/>
          <w:szCs w:val="24"/>
        </w:rPr>
        <w:t xml:space="preserve"> </w:t>
      </w:r>
      <w:r w:rsidRPr="001B0FC2">
        <w:rPr>
          <w:sz w:val="24"/>
          <w:szCs w:val="24"/>
        </w:rPr>
        <w:t>хаягаа</w:t>
      </w:r>
      <w:r w:rsidRPr="001B0FC2">
        <w:rPr>
          <w:spacing w:val="-3"/>
          <w:sz w:val="24"/>
          <w:szCs w:val="24"/>
        </w:rPr>
        <w:t xml:space="preserve"> </w:t>
      </w:r>
      <w:r w:rsidRPr="001B0FC2">
        <w:rPr>
          <w:sz w:val="24"/>
          <w:szCs w:val="24"/>
        </w:rPr>
        <w:t>динамикаар</w:t>
      </w:r>
      <w:r w:rsidRPr="001B0FC2">
        <w:rPr>
          <w:spacing w:val="-1"/>
          <w:sz w:val="24"/>
          <w:szCs w:val="24"/>
        </w:rPr>
        <w:t xml:space="preserve"> </w:t>
      </w:r>
      <w:r w:rsidRPr="001B0FC2">
        <w:rPr>
          <w:sz w:val="24"/>
          <w:szCs w:val="24"/>
        </w:rPr>
        <w:t>авдаг</w:t>
      </w:r>
      <w:r w:rsidRPr="001B0FC2">
        <w:rPr>
          <w:spacing w:val="-1"/>
          <w:sz w:val="24"/>
          <w:szCs w:val="24"/>
        </w:rPr>
        <w:t xml:space="preserve"> </w:t>
      </w:r>
      <w:r w:rsidRPr="001B0FC2">
        <w:rPr>
          <w:sz w:val="24"/>
          <w:szCs w:val="24"/>
        </w:rPr>
        <w:t>байна.</w:t>
      </w:r>
    </w:p>
    <w:p w14:paraId="6DFFB175" w14:textId="77777777" w:rsidR="00366B05" w:rsidRPr="001B0FC2" w:rsidRDefault="00000000">
      <w:pPr>
        <w:pStyle w:val="ListParagraph"/>
        <w:numPr>
          <w:ilvl w:val="0"/>
          <w:numId w:val="3"/>
        </w:numPr>
        <w:tabs>
          <w:tab w:val="left" w:pos="950"/>
        </w:tabs>
        <w:spacing w:line="275" w:lineRule="exact"/>
        <w:ind w:hanging="361"/>
        <w:jc w:val="both"/>
        <w:rPr>
          <w:sz w:val="24"/>
          <w:szCs w:val="24"/>
        </w:rPr>
      </w:pPr>
      <w:r w:rsidRPr="001B0FC2">
        <w:rPr>
          <w:sz w:val="24"/>
          <w:szCs w:val="24"/>
        </w:rPr>
        <w:t>Салбар</w:t>
      </w:r>
      <w:r w:rsidRPr="001B0FC2">
        <w:rPr>
          <w:spacing w:val="-2"/>
          <w:sz w:val="24"/>
          <w:szCs w:val="24"/>
        </w:rPr>
        <w:t xml:space="preserve"> </w:t>
      </w:r>
      <w:r w:rsidRPr="001B0FC2">
        <w:rPr>
          <w:sz w:val="24"/>
          <w:szCs w:val="24"/>
        </w:rPr>
        <w:t>2</w:t>
      </w:r>
      <w:r w:rsidRPr="001B0FC2">
        <w:rPr>
          <w:spacing w:val="-1"/>
          <w:sz w:val="24"/>
          <w:szCs w:val="24"/>
        </w:rPr>
        <w:t xml:space="preserve"> </w:t>
      </w:r>
      <w:r w:rsidRPr="001B0FC2">
        <w:rPr>
          <w:sz w:val="24"/>
          <w:szCs w:val="24"/>
        </w:rPr>
        <w:t>болон</w:t>
      </w:r>
      <w:r w:rsidRPr="001B0FC2">
        <w:rPr>
          <w:spacing w:val="-2"/>
          <w:sz w:val="24"/>
          <w:szCs w:val="24"/>
        </w:rPr>
        <w:t xml:space="preserve"> </w:t>
      </w:r>
      <w:r w:rsidRPr="001B0FC2">
        <w:rPr>
          <w:sz w:val="24"/>
          <w:szCs w:val="24"/>
        </w:rPr>
        <w:t>Төв</w:t>
      </w:r>
      <w:r w:rsidRPr="001B0FC2">
        <w:rPr>
          <w:spacing w:val="-1"/>
          <w:sz w:val="24"/>
          <w:szCs w:val="24"/>
        </w:rPr>
        <w:t xml:space="preserve"> </w:t>
      </w:r>
      <w:r w:rsidRPr="001B0FC2">
        <w:rPr>
          <w:sz w:val="24"/>
          <w:szCs w:val="24"/>
        </w:rPr>
        <w:t>салбарын</w:t>
      </w:r>
      <w:r w:rsidRPr="001B0FC2">
        <w:rPr>
          <w:spacing w:val="-1"/>
          <w:sz w:val="24"/>
          <w:szCs w:val="24"/>
        </w:rPr>
        <w:t xml:space="preserve"> </w:t>
      </w:r>
      <w:r w:rsidRPr="001B0FC2">
        <w:rPr>
          <w:sz w:val="24"/>
          <w:szCs w:val="24"/>
        </w:rPr>
        <w:t>router</w:t>
      </w:r>
      <w:r w:rsidRPr="001B0FC2">
        <w:rPr>
          <w:spacing w:val="-2"/>
          <w:sz w:val="24"/>
          <w:szCs w:val="24"/>
        </w:rPr>
        <w:t xml:space="preserve"> </w:t>
      </w:r>
      <w:r w:rsidRPr="001B0FC2">
        <w:rPr>
          <w:sz w:val="24"/>
          <w:szCs w:val="24"/>
        </w:rPr>
        <w:t>–</w:t>
      </w:r>
      <w:r w:rsidRPr="001B0FC2">
        <w:rPr>
          <w:spacing w:val="-1"/>
          <w:sz w:val="24"/>
          <w:szCs w:val="24"/>
        </w:rPr>
        <w:t xml:space="preserve"> </w:t>
      </w:r>
      <w:r w:rsidRPr="001B0FC2">
        <w:rPr>
          <w:sz w:val="24"/>
          <w:szCs w:val="24"/>
        </w:rPr>
        <w:t>үүдийн</w:t>
      </w:r>
      <w:r w:rsidRPr="001B0FC2">
        <w:rPr>
          <w:spacing w:val="-2"/>
          <w:sz w:val="24"/>
          <w:szCs w:val="24"/>
        </w:rPr>
        <w:t xml:space="preserve"> </w:t>
      </w:r>
      <w:r w:rsidRPr="001B0FC2">
        <w:rPr>
          <w:sz w:val="24"/>
          <w:szCs w:val="24"/>
        </w:rPr>
        <w:t>хооронд</w:t>
      </w:r>
      <w:r w:rsidRPr="001B0FC2">
        <w:rPr>
          <w:spacing w:val="-1"/>
          <w:sz w:val="24"/>
          <w:szCs w:val="24"/>
        </w:rPr>
        <w:t xml:space="preserve"> </w:t>
      </w:r>
      <w:r w:rsidRPr="001B0FC2">
        <w:rPr>
          <w:sz w:val="24"/>
          <w:szCs w:val="24"/>
        </w:rPr>
        <w:t>статик</w:t>
      </w:r>
      <w:r w:rsidRPr="001B0FC2">
        <w:rPr>
          <w:spacing w:val="-1"/>
          <w:sz w:val="24"/>
          <w:szCs w:val="24"/>
        </w:rPr>
        <w:t xml:space="preserve"> </w:t>
      </w:r>
      <w:r w:rsidRPr="001B0FC2">
        <w:rPr>
          <w:sz w:val="24"/>
          <w:szCs w:val="24"/>
        </w:rPr>
        <w:t>чиглүүлэлт</w:t>
      </w:r>
      <w:r w:rsidRPr="001B0FC2">
        <w:rPr>
          <w:spacing w:val="-3"/>
          <w:sz w:val="24"/>
          <w:szCs w:val="24"/>
        </w:rPr>
        <w:t xml:space="preserve"> </w:t>
      </w:r>
      <w:r w:rsidRPr="001B0FC2">
        <w:rPr>
          <w:sz w:val="24"/>
          <w:szCs w:val="24"/>
        </w:rPr>
        <w:t>ашиглана.</w:t>
      </w:r>
    </w:p>
    <w:p w14:paraId="2B43C787" w14:textId="4674295F" w:rsidR="00366B05" w:rsidRPr="001B0FC2" w:rsidRDefault="00000000" w:rsidP="00C561F5">
      <w:pPr>
        <w:pStyle w:val="ListParagraph"/>
        <w:numPr>
          <w:ilvl w:val="0"/>
          <w:numId w:val="3"/>
        </w:numPr>
        <w:tabs>
          <w:tab w:val="left" w:pos="950"/>
        </w:tabs>
        <w:spacing w:before="3" w:line="242" w:lineRule="auto"/>
        <w:ind w:right="208"/>
        <w:jc w:val="both"/>
        <w:rPr>
          <w:sz w:val="24"/>
          <w:szCs w:val="24"/>
        </w:rPr>
      </w:pPr>
      <w:r w:rsidRPr="001B0FC2">
        <w:rPr>
          <w:sz w:val="24"/>
          <w:szCs w:val="24"/>
        </w:rPr>
        <w:t xml:space="preserve">PC3 хэрэглэгч нь </w:t>
      </w:r>
      <w:r w:rsidRPr="001B0FC2">
        <w:rPr>
          <w:b/>
          <w:sz w:val="24"/>
          <w:szCs w:val="24"/>
        </w:rPr>
        <w:t>Server1.com</w:t>
      </w:r>
      <w:r w:rsidRPr="001B0FC2">
        <w:rPr>
          <w:sz w:val="24"/>
          <w:szCs w:val="24"/>
        </w:rPr>
        <w:t xml:space="preserve">, PC4 хэрэглэгч нь </w:t>
      </w:r>
      <w:r w:rsidRPr="001B0FC2">
        <w:rPr>
          <w:b/>
          <w:sz w:val="24"/>
          <w:szCs w:val="24"/>
        </w:rPr>
        <w:t xml:space="preserve">Server2.com </w:t>
      </w:r>
      <w:r w:rsidRPr="001B0FC2">
        <w:rPr>
          <w:sz w:val="24"/>
          <w:szCs w:val="24"/>
        </w:rPr>
        <w:t>сайтууд руу хандаж</w:t>
      </w:r>
      <w:r w:rsidRPr="001B0FC2">
        <w:rPr>
          <w:spacing w:val="1"/>
          <w:sz w:val="24"/>
          <w:szCs w:val="24"/>
        </w:rPr>
        <w:t xml:space="preserve"> </w:t>
      </w:r>
      <w:r w:rsidRPr="001B0FC2">
        <w:rPr>
          <w:sz w:val="24"/>
          <w:szCs w:val="24"/>
        </w:rPr>
        <w:t>чаддаг</w:t>
      </w:r>
      <w:r w:rsidRPr="001B0FC2">
        <w:rPr>
          <w:spacing w:val="-1"/>
          <w:sz w:val="24"/>
          <w:szCs w:val="24"/>
        </w:rPr>
        <w:t xml:space="preserve"> </w:t>
      </w:r>
      <w:r w:rsidRPr="001B0FC2">
        <w:rPr>
          <w:sz w:val="24"/>
          <w:szCs w:val="24"/>
        </w:rPr>
        <w:t>байх ёстой.</w:t>
      </w:r>
    </w:p>
    <w:p w14:paraId="624A41AF" w14:textId="77777777" w:rsidR="00366B05" w:rsidRPr="001B0FC2" w:rsidRDefault="00000000" w:rsidP="00BE7C5A">
      <w:pPr>
        <w:tabs>
          <w:tab w:val="left" w:pos="2027"/>
        </w:tabs>
        <w:ind w:firstLineChars="100" w:firstLine="240"/>
        <w:rPr>
          <w:sz w:val="24"/>
          <w:szCs w:val="24"/>
          <w:u w:val="single"/>
        </w:rPr>
      </w:pPr>
      <w:r w:rsidRPr="001B0FC2">
        <w:rPr>
          <w:sz w:val="24"/>
          <w:szCs w:val="24"/>
          <w:u w:val="single"/>
        </w:rPr>
        <w:t>Төв</w:t>
      </w:r>
      <w:r w:rsidRPr="001B0FC2">
        <w:rPr>
          <w:spacing w:val="-1"/>
          <w:sz w:val="24"/>
          <w:szCs w:val="24"/>
          <w:u w:val="single"/>
        </w:rPr>
        <w:t xml:space="preserve"> </w:t>
      </w:r>
      <w:r w:rsidRPr="001B0FC2">
        <w:rPr>
          <w:sz w:val="24"/>
          <w:szCs w:val="24"/>
          <w:u w:val="single"/>
        </w:rPr>
        <w:t>салбар</w:t>
      </w:r>
      <w:r w:rsidRPr="001B0FC2">
        <w:rPr>
          <w:spacing w:val="-1"/>
          <w:sz w:val="24"/>
          <w:szCs w:val="24"/>
          <w:u w:val="single"/>
        </w:rPr>
        <w:t xml:space="preserve"> </w:t>
      </w:r>
      <w:r w:rsidRPr="001B0FC2">
        <w:rPr>
          <w:sz w:val="24"/>
          <w:szCs w:val="24"/>
          <w:u w:val="single"/>
        </w:rPr>
        <w:t>талд</w:t>
      </w:r>
      <w:r w:rsidRPr="001B0FC2">
        <w:rPr>
          <w:spacing w:val="-2"/>
          <w:sz w:val="24"/>
          <w:szCs w:val="24"/>
          <w:u w:val="single"/>
        </w:rPr>
        <w:t xml:space="preserve"> </w:t>
      </w:r>
      <w:r w:rsidRPr="001B0FC2">
        <w:rPr>
          <w:sz w:val="24"/>
          <w:szCs w:val="24"/>
          <w:u w:val="single"/>
        </w:rPr>
        <w:t>хийгдэх</w:t>
      </w:r>
      <w:r w:rsidRPr="001B0FC2">
        <w:rPr>
          <w:spacing w:val="-1"/>
          <w:sz w:val="24"/>
          <w:szCs w:val="24"/>
          <w:u w:val="single"/>
        </w:rPr>
        <w:t xml:space="preserve"> </w:t>
      </w:r>
      <w:r w:rsidRPr="001B0FC2">
        <w:rPr>
          <w:sz w:val="24"/>
          <w:szCs w:val="24"/>
          <w:u w:val="single"/>
        </w:rPr>
        <w:t>тохиргоо:</w:t>
      </w:r>
    </w:p>
    <w:p w14:paraId="6AC919E7" w14:textId="60553C10" w:rsidR="002B11A3" w:rsidRPr="001B0FC2" w:rsidRDefault="00000000" w:rsidP="002B11A3">
      <w:pPr>
        <w:pStyle w:val="ListParagraph"/>
        <w:numPr>
          <w:ilvl w:val="0"/>
          <w:numId w:val="2"/>
        </w:numPr>
        <w:tabs>
          <w:tab w:val="left" w:pos="950"/>
        </w:tabs>
        <w:spacing w:before="233"/>
        <w:ind w:hanging="361"/>
        <w:rPr>
          <w:sz w:val="24"/>
          <w:szCs w:val="24"/>
        </w:rPr>
      </w:pPr>
      <w:r w:rsidRPr="001B0FC2">
        <w:rPr>
          <w:sz w:val="24"/>
          <w:szCs w:val="24"/>
        </w:rPr>
        <w:t>IPv4</w:t>
      </w:r>
      <w:r w:rsidRPr="001B0FC2">
        <w:rPr>
          <w:spacing w:val="-1"/>
          <w:sz w:val="24"/>
          <w:szCs w:val="24"/>
        </w:rPr>
        <w:t xml:space="preserve"> </w:t>
      </w:r>
      <w:r w:rsidRPr="001B0FC2">
        <w:rPr>
          <w:sz w:val="24"/>
          <w:szCs w:val="24"/>
        </w:rPr>
        <w:t>DNS</w:t>
      </w:r>
      <w:r w:rsidRPr="001B0FC2">
        <w:rPr>
          <w:spacing w:val="-1"/>
          <w:sz w:val="24"/>
          <w:szCs w:val="24"/>
        </w:rPr>
        <w:t xml:space="preserve"> </w:t>
      </w:r>
      <w:r w:rsidRPr="001B0FC2">
        <w:rPr>
          <w:sz w:val="24"/>
          <w:szCs w:val="24"/>
        </w:rPr>
        <w:t>сервер</w:t>
      </w:r>
      <w:r w:rsidRPr="001B0FC2">
        <w:rPr>
          <w:spacing w:val="-1"/>
          <w:sz w:val="24"/>
          <w:szCs w:val="24"/>
        </w:rPr>
        <w:t xml:space="preserve"> </w:t>
      </w:r>
      <w:r w:rsidRPr="001B0FC2">
        <w:rPr>
          <w:sz w:val="24"/>
          <w:szCs w:val="24"/>
        </w:rPr>
        <w:t>нь</w:t>
      </w:r>
      <w:r w:rsidRPr="001B0FC2">
        <w:rPr>
          <w:spacing w:val="-1"/>
          <w:sz w:val="24"/>
          <w:szCs w:val="24"/>
        </w:rPr>
        <w:t xml:space="preserve"> </w:t>
      </w:r>
      <w:r w:rsidRPr="001B0FC2">
        <w:rPr>
          <w:sz w:val="24"/>
          <w:szCs w:val="24"/>
        </w:rPr>
        <w:t>192.168.10.3</w:t>
      </w:r>
      <w:r w:rsidRPr="001B0FC2">
        <w:rPr>
          <w:spacing w:val="-1"/>
          <w:sz w:val="24"/>
          <w:szCs w:val="24"/>
        </w:rPr>
        <w:t xml:space="preserve"> </w:t>
      </w:r>
      <w:r w:rsidRPr="001B0FC2">
        <w:rPr>
          <w:sz w:val="24"/>
          <w:szCs w:val="24"/>
        </w:rPr>
        <w:t>хаяг</w:t>
      </w:r>
      <w:r w:rsidRPr="001B0FC2">
        <w:rPr>
          <w:spacing w:val="-1"/>
          <w:sz w:val="24"/>
          <w:szCs w:val="24"/>
        </w:rPr>
        <w:t xml:space="preserve"> </w:t>
      </w:r>
      <w:r w:rsidRPr="001B0FC2">
        <w:rPr>
          <w:sz w:val="24"/>
          <w:szCs w:val="24"/>
        </w:rPr>
        <w:t>ашиглана.</w:t>
      </w:r>
    </w:p>
    <w:p w14:paraId="3B309AD7" w14:textId="30AC827D" w:rsidR="002B11A3" w:rsidRPr="001B0FC2" w:rsidRDefault="00000000" w:rsidP="00C561F5">
      <w:pPr>
        <w:pStyle w:val="ListParagraph"/>
        <w:numPr>
          <w:ilvl w:val="0"/>
          <w:numId w:val="2"/>
        </w:numPr>
        <w:tabs>
          <w:tab w:val="left" w:pos="950"/>
        </w:tabs>
        <w:spacing w:before="5" w:line="237" w:lineRule="auto"/>
        <w:ind w:right="208"/>
        <w:rPr>
          <w:sz w:val="24"/>
          <w:szCs w:val="24"/>
        </w:rPr>
      </w:pPr>
      <w:r w:rsidRPr="001B0FC2">
        <w:rPr>
          <w:sz w:val="24"/>
          <w:szCs w:val="24"/>
        </w:rPr>
        <w:t>DNS</w:t>
      </w:r>
      <w:r w:rsidRPr="001B0FC2">
        <w:rPr>
          <w:spacing w:val="2"/>
          <w:sz w:val="24"/>
          <w:szCs w:val="24"/>
        </w:rPr>
        <w:t xml:space="preserve"> </w:t>
      </w:r>
      <w:r w:rsidRPr="001B0FC2">
        <w:rPr>
          <w:sz w:val="24"/>
          <w:szCs w:val="24"/>
        </w:rPr>
        <w:t>сервер</w:t>
      </w:r>
      <w:r w:rsidRPr="001B0FC2">
        <w:rPr>
          <w:spacing w:val="2"/>
          <w:sz w:val="24"/>
          <w:szCs w:val="24"/>
        </w:rPr>
        <w:t xml:space="preserve"> </w:t>
      </w:r>
      <w:r w:rsidRPr="001B0FC2">
        <w:rPr>
          <w:sz w:val="24"/>
          <w:szCs w:val="24"/>
        </w:rPr>
        <w:t>тохируулж</w:t>
      </w:r>
      <w:r w:rsidRPr="001B0FC2">
        <w:rPr>
          <w:spacing w:val="2"/>
          <w:sz w:val="24"/>
          <w:szCs w:val="24"/>
        </w:rPr>
        <w:t xml:space="preserve"> </w:t>
      </w:r>
      <w:r w:rsidRPr="001B0FC2">
        <w:rPr>
          <w:sz w:val="24"/>
          <w:szCs w:val="24"/>
        </w:rPr>
        <w:t>өгнө</w:t>
      </w:r>
      <w:r w:rsidRPr="001B0FC2">
        <w:rPr>
          <w:spacing w:val="2"/>
          <w:sz w:val="24"/>
          <w:szCs w:val="24"/>
        </w:rPr>
        <w:t xml:space="preserve"> </w:t>
      </w:r>
      <w:r w:rsidRPr="001B0FC2">
        <w:rPr>
          <w:sz w:val="24"/>
          <w:szCs w:val="24"/>
        </w:rPr>
        <w:t>үү.</w:t>
      </w:r>
      <w:r w:rsidRPr="001B0FC2">
        <w:rPr>
          <w:spacing w:val="2"/>
          <w:sz w:val="24"/>
          <w:szCs w:val="24"/>
        </w:rPr>
        <w:t xml:space="preserve"> </w:t>
      </w:r>
      <w:r w:rsidRPr="001B0FC2">
        <w:rPr>
          <w:sz w:val="24"/>
          <w:szCs w:val="24"/>
        </w:rPr>
        <w:t>(IPv6</w:t>
      </w:r>
      <w:r w:rsidRPr="001B0FC2">
        <w:rPr>
          <w:spacing w:val="2"/>
          <w:sz w:val="24"/>
          <w:szCs w:val="24"/>
        </w:rPr>
        <w:t xml:space="preserve"> </w:t>
      </w:r>
      <w:r w:rsidRPr="001B0FC2">
        <w:rPr>
          <w:sz w:val="24"/>
          <w:szCs w:val="24"/>
        </w:rPr>
        <w:t>дотор</w:t>
      </w:r>
      <w:r w:rsidRPr="001B0FC2">
        <w:rPr>
          <w:spacing w:val="2"/>
          <w:sz w:val="24"/>
          <w:szCs w:val="24"/>
        </w:rPr>
        <w:t xml:space="preserve"> </w:t>
      </w:r>
      <w:r w:rsidRPr="001B0FC2">
        <w:rPr>
          <w:sz w:val="24"/>
          <w:szCs w:val="24"/>
        </w:rPr>
        <w:t>сервер:</w:t>
      </w:r>
      <w:r w:rsidRPr="001B0FC2">
        <w:rPr>
          <w:spacing w:val="2"/>
          <w:sz w:val="24"/>
          <w:szCs w:val="24"/>
        </w:rPr>
        <w:t xml:space="preserve"> </w:t>
      </w:r>
      <w:r w:rsidRPr="001B0FC2">
        <w:rPr>
          <w:b/>
          <w:sz w:val="24"/>
          <w:szCs w:val="24"/>
        </w:rPr>
        <w:t>Server1.com</w:t>
      </w:r>
      <w:r w:rsidRPr="001B0FC2">
        <w:rPr>
          <w:sz w:val="24"/>
          <w:szCs w:val="24"/>
        </w:rPr>
        <w:t>,</w:t>
      </w:r>
      <w:r w:rsidRPr="001B0FC2">
        <w:rPr>
          <w:spacing w:val="2"/>
          <w:sz w:val="24"/>
          <w:szCs w:val="24"/>
        </w:rPr>
        <w:t xml:space="preserve"> </w:t>
      </w:r>
      <w:r w:rsidRPr="001B0FC2">
        <w:rPr>
          <w:sz w:val="24"/>
          <w:szCs w:val="24"/>
        </w:rPr>
        <w:t>IPv4</w:t>
      </w:r>
      <w:r w:rsidRPr="001B0FC2">
        <w:rPr>
          <w:spacing w:val="2"/>
          <w:sz w:val="24"/>
          <w:szCs w:val="24"/>
        </w:rPr>
        <w:t xml:space="preserve"> </w:t>
      </w:r>
      <w:r w:rsidRPr="001B0FC2">
        <w:rPr>
          <w:sz w:val="24"/>
          <w:szCs w:val="24"/>
        </w:rPr>
        <w:t>дотоод</w:t>
      </w:r>
      <w:r w:rsidRPr="001B0FC2">
        <w:rPr>
          <w:spacing w:val="-57"/>
          <w:sz w:val="24"/>
          <w:szCs w:val="24"/>
        </w:rPr>
        <w:t xml:space="preserve"> </w:t>
      </w:r>
      <w:r w:rsidRPr="001B0FC2">
        <w:rPr>
          <w:sz w:val="24"/>
          <w:szCs w:val="24"/>
        </w:rPr>
        <w:t>сервер:</w:t>
      </w:r>
      <w:r w:rsidRPr="001B0FC2">
        <w:rPr>
          <w:spacing w:val="-2"/>
          <w:sz w:val="24"/>
          <w:szCs w:val="24"/>
        </w:rPr>
        <w:t xml:space="preserve"> </w:t>
      </w:r>
      <w:r w:rsidRPr="001B0FC2">
        <w:rPr>
          <w:b/>
          <w:sz w:val="24"/>
          <w:szCs w:val="24"/>
        </w:rPr>
        <w:t>(Server2.com</w:t>
      </w:r>
      <w:r w:rsidRPr="001B0FC2">
        <w:rPr>
          <w:sz w:val="24"/>
          <w:szCs w:val="24"/>
        </w:rPr>
        <w:t>)</w:t>
      </w:r>
    </w:p>
    <w:p w14:paraId="4AAD694D" w14:textId="77777777" w:rsidR="00366B05" w:rsidRPr="001B0FC2" w:rsidRDefault="00000000">
      <w:pPr>
        <w:pStyle w:val="ListParagraph"/>
        <w:numPr>
          <w:ilvl w:val="0"/>
          <w:numId w:val="2"/>
        </w:numPr>
        <w:tabs>
          <w:tab w:val="left" w:pos="950"/>
        </w:tabs>
        <w:spacing w:before="5" w:line="237" w:lineRule="auto"/>
        <w:ind w:right="208"/>
        <w:rPr>
          <w:sz w:val="24"/>
          <w:szCs w:val="24"/>
        </w:rPr>
      </w:pPr>
      <w:r w:rsidRPr="001B0FC2">
        <w:rPr>
          <w:sz w:val="24"/>
          <w:szCs w:val="24"/>
        </w:rPr>
        <w:t>IPv6</w:t>
      </w:r>
      <w:r w:rsidRPr="001B0FC2">
        <w:rPr>
          <w:spacing w:val="-3"/>
          <w:sz w:val="24"/>
          <w:szCs w:val="24"/>
        </w:rPr>
        <w:t xml:space="preserve"> </w:t>
      </w:r>
      <w:r w:rsidRPr="001B0FC2">
        <w:rPr>
          <w:sz w:val="24"/>
          <w:szCs w:val="24"/>
        </w:rPr>
        <w:t>дотоод</w:t>
      </w:r>
      <w:r w:rsidRPr="001B0FC2">
        <w:rPr>
          <w:spacing w:val="-3"/>
          <w:sz w:val="24"/>
          <w:szCs w:val="24"/>
        </w:rPr>
        <w:t xml:space="preserve"> </w:t>
      </w:r>
      <w:r w:rsidRPr="001B0FC2">
        <w:rPr>
          <w:sz w:val="24"/>
          <w:szCs w:val="24"/>
        </w:rPr>
        <w:t>сервер</w:t>
      </w:r>
      <w:r w:rsidRPr="001B0FC2">
        <w:rPr>
          <w:spacing w:val="-3"/>
          <w:sz w:val="24"/>
          <w:szCs w:val="24"/>
        </w:rPr>
        <w:t xml:space="preserve"> </w:t>
      </w:r>
      <w:r w:rsidRPr="001B0FC2">
        <w:rPr>
          <w:sz w:val="24"/>
          <w:szCs w:val="24"/>
        </w:rPr>
        <w:t>дээр</w:t>
      </w:r>
      <w:r w:rsidRPr="001B0FC2">
        <w:rPr>
          <w:spacing w:val="-3"/>
          <w:sz w:val="24"/>
          <w:szCs w:val="24"/>
        </w:rPr>
        <w:t xml:space="preserve"> </w:t>
      </w:r>
      <w:r w:rsidRPr="001B0FC2">
        <w:rPr>
          <w:b/>
          <w:sz w:val="24"/>
          <w:szCs w:val="24"/>
        </w:rPr>
        <w:t>Stateful</w:t>
      </w:r>
      <w:r w:rsidRPr="001B0FC2">
        <w:rPr>
          <w:b/>
          <w:spacing w:val="-3"/>
          <w:sz w:val="24"/>
          <w:szCs w:val="24"/>
        </w:rPr>
        <w:t xml:space="preserve"> </w:t>
      </w:r>
      <w:r w:rsidRPr="001B0FC2">
        <w:rPr>
          <w:b/>
          <w:sz w:val="24"/>
          <w:szCs w:val="24"/>
        </w:rPr>
        <w:t>DHCPv6</w:t>
      </w:r>
      <w:r w:rsidRPr="001B0FC2">
        <w:rPr>
          <w:b/>
          <w:spacing w:val="-2"/>
          <w:sz w:val="24"/>
          <w:szCs w:val="24"/>
        </w:rPr>
        <w:t xml:space="preserve"> </w:t>
      </w:r>
      <w:r w:rsidRPr="001B0FC2">
        <w:rPr>
          <w:sz w:val="24"/>
          <w:szCs w:val="24"/>
        </w:rPr>
        <w:t>тохируулж</w:t>
      </w:r>
      <w:r w:rsidRPr="001B0FC2">
        <w:rPr>
          <w:spacing w:val="-3"/>
          <w:sz w:val="24"/>
          <w:szCs w:val="24"/>
        </w:rPr>
        <w:t xml:space="preserve"> </w:t>
      </w:r>
      <w:r w:rsidRPr="001B0FC2">
        <w:rPr>
          <w:sz w:val="24"/>
          <w:szCs w:val="24"/>
        </w:rPr>
        <w:t>өгөх</w:t>
      </w:r>
      <w:r w:rsidRPr="001B0FC2">
        <w:rPr>
          <w:spacing w:val="-3"/>
          <w:sz w:val="24"/>
          <w:szCs w:val="24"/>
        </w:rPr>
        <w:t xml:space="preserve"> </w:t>
      </w:r>
      <w:r w:rsidRPr="001B0FC2">
        <w:rPr>
          <w:sz w:val="24"/>
          <w:szCs w:val="24"/>
        </w:rPr>
        <w:t>ба</w:t>
      </w:r>
      <w:r w:rsidRPr="001B0FC2">
        <w:rPr>
          <w:spacing w:val="-3"/>
          <w:sz w:val="24"/>
          <w:szCs w:val="24"/>
        </w:rPr>
        <w:t xml:space="preserve"> </w:t>
      </w:r>
      <w:r w:rsidRPr="001B0FC2">
        <w:rPr>
          <w:sz w:val="24"/>
          <w:szCs w:val="24"/>
        </w:rPr>
        <w:t>Салбар</w:t>
      </w:r>
      <w:r w:rsidRPr="001B0FC2">
        <w:rPr>
          <w:spacing w:val="-3"/>
          <w:sz w:val="24"/>
          <w:szCs w:val="24"/>
        </w:rPr>
        <w:t xml:space="preserve"> </w:t>
      </w:r>
      <w:r w:rsidRPr="001B0FC2">
        <w:rPr>
          <w:sz w:val="24"/>
          <w:szCs w:val="24"/>
        </w:rPr>
        <w:t>1</w:t>
      </w:r>
      <w:r w:rsidRPr="001B0FC2">
        <w:rPr>
          <w:spacing w:val="-2"/>
          <w:sz w:val="24"/>
          <w:szCs w:val="24"/>
        </w:rPr>
        <w:t xml:space="preserve"> </w:t>
      </w:r>
      <w:r w:rsidRPr="001B0FC2">
        <w:rPr>
          <w:sz w:val="24"/>
          <w:szCs w:val="24"/>
        </w:rPr>
        <w:t>талд</w:t>
      </w:r>
      <w:r w:rsidRPr="001B0FC2">
        <w:rPr>
          <w:spacing w:val="-3"/>
          <w:sz w:val="24"/>
          <w:szCs w:val="24"/>
        </w:rPr>
        <w:t xml:space="preserve"> </w:t>
      </w:r>
      <w:r w:rsidRPr="001B0FC2">
        <w:rPr>
          <w:sz w:val="24"/>
          <w:szCs w:val="24"/>
        </w:rPr>
        <w:t>байрлах</w:t>
      </w:r>
      <w:r w:rsidRPr="001B0FC2">
        <w:rPr>
          <w:spacing w:val="-57"/>
          <w:sz w:val="24"/>
          <w:szCs w:val="24"/>
        </w:rPr>
        <w:t xml:space="preserve"> </w:t>
      </w:r>
      <w:r w:rsidRPr="001B0FC2">
        <w:rPr>
          <w:sz w:val="24"/>
          <w:szCs w:val="24"/>
        </w:rPr>
        <w:t>PC1</w:t>
      </w:r>
      <w:r w:rsidRPr="001B0FC2">
        <w:rPr>
          <w:spacing w:val="-2"/>
          <w:sz w:val="24"/>
          <w:szCs w:val="24"/>
        </w:rPr>
        <w:t xml:space="preserve"> </w:t>
      </w:r>
      <w:r w:rsidRPr="001B0FC2">
        <w:rPr>
          <w:sz w:val="24"/>
          <w:szCs w:val="24"/>
        </w:rPr>
        <w:t>- IPv6</w:t>
      </w:r>
      <w:r w:rsidRPr="001B0FC2">
        <w:rPr>
          <w:spacing w:val="-1"/>
          <w:sz w:val="24"/>
          <w:szCs w:val="24"/>
        </w:rPr>
        <w:t xml:space="preserve"> </w:t>
      </w:r>
      <w:r w:rsidRPr="001B0FC2">
        <w:rPr>
          <w:sz w:val="24"/>
          <w:szCs w:val="24"/>
        </w:rPr>
        <w:t>хэрэглэгчид тус</w:t>
      </w:r>
      <w:r w:rsidRPr="001B0FC2">
        <w:rPr>
          <w:spacing w:val="-1"/>
          <w:sz w:val="24"/>
          <w:szCs w:val="24"/>
        </w:rPr>
        <w:t xml:space="preserve"> </w:t>
      </w:r>
      <w:r w:rsidRPr="001B0FC2">
        <w:rPr>
          <w:sz w:val="24"/>
          <w:szCs w:val="24"/>
        </w:rPr>
        <w:t>серверээс</w:t>
      </w:r>
      <w:r w:rsidRPr="001B0FC2">
        <w:rPr>
          <w:spacing w:val="-2"/>
          <w:sz w:val="24"/>
          <w:szCs w:val="24"/>
        </w:rPr>
        <w:t xml:space="preserve"> </w:t>
      </w:r>
      <w:r w:rsidRPr="001B0FC2">
        <w:rPr>
          <w:sz w:val="24"/>
          <w:szCs w:val="24"/>
        </w:rPr>
        <w:t>хаягаа</w:t>
      </w:r>
      <w:r w:rsidRPr="001B0FC2">
        <w:rPr>
          <w:spacing w:val="-1"/>
          <w:sz w:val="24"/>
          <w:szCs w:val="24"/>
        </w:rPr>
        <w:t xml:space="preserve"> </w:t>
      </w:r>
      <w:r w:rsidRPr="001B0FC2">
        <w:rPr>
          <w:sz w:val="24"/>
          <w:szCs w:val="24"/>
        </w:rPr>
        <w:t>динамикаар авдаг</w:t>
      </w:r>
      <w:r w:rsidRPr="001B0FC2">
        <w:rPr>
          <w:spacing w:val="-1"/>
          <w:sz w:val="24"/>
          <w:szCs w:val="24"/>
        </w:rPr>
        <w:t xml:space="preserve"> </w:t>
      </w:r>
      <w:r w:rsidRPr="001B0FC2">
        <w:rPr>
          <w:sz w:val="24"/>
          <w:szCs w:val="24"/>
        </w:rPr>
        <w:t>байна.</w:t>
      </w:r>
    </w:p>
    <w:p w14:paraId="1E2B76D9" w14:textId="26B8B3C7" w:rsidR="00D612AB" w:rsidRPr="001B0FC2" w:rsidRDefault="00000000" w:rsidP="00C561F5">
      <w:pPr>
        <w:pStyle w:val="ListParagraph"/>
        <w:numPr>
          <w:ilvl w:val="0"/>
          <w:numId w:val="2"/>
        </w:numPr>
        <w:tabs>
          <w:tab w:val="left" w:pos="950"/>
        </w:tabs>
        <w:spacing w:before="6" w:line="237" w:lineRule="auto"/>
        <w:ind w:right="208"/>
        <w:rPr>
          <w:sz w:val="24"/>
          <w:szCs w:val="24"/>
        </w:rPr>
      </w:pPr>
      <w:r w:rsidRPr="001B0FC2">
        <w:rPr>
          <w:sz w:val="24"/>
          <w:szCs w:val="24"/>
        </w:rPr>
        <w:t>IPv4</w:t>
      </w:r>
      <w:r w:rsidRPr="001B0FC2">
        <w:rPr>
          <w:spacing w:val="-12"/>
          <w:sz w:val="24"/>
          <w:szCs w:val="24"/>
        </w:rPr>
        <w:t xml:space="preserve"> </w:t>
      </w:r>
      <w:r w:rsidRPr="001B0FC2">
        <w:rPr>
          <w:sz w:val="24"/>
          <w:szCs w:val="24"/>
        </w:rPr>
        <w:t>дотоод</w:t>
      </w:r>
      <w:r w:rsidRPr="001B0FC2">
        <w:rPr>
          <w:spacing w:val="-12"/>
          <w:sz w:val="24"/>
          <w:szCs w:val="24"/>
        </w:rPr>
        <w:t xml:space="preserve"> </w:t>
      </w:r>
      <w:r w:rsidRPr="001B0FC2">
        <w:rPr>
          <w:sz w:val="24"/>
          <w:szCs w:val="24"/>
        </w:rPr>
        <w:t>сервер</w:t>
      </w:r>
      <w:r w:rsidRPr="001B0FC2">
        <w:rPr>
          <w:spacing w:val="-12"/>
          <w:sz w:val="24"/>
          <w:szCs w:val="24"/>
        </w:rPr>
        <w:t xml:space="preserve"> </w:t>
      </w:r>
      <w:r w:rsidRPr="001B0FC2">
        <w:rPr>
          <w:sz w:val="24"/>
          <w:szCs w:val="24"/>
        </w:rPr>
        <w:t>дээр</w:t>
      </w:r>
      <w:r w:rsidRPr="001B0FC2">
        <w:rPr>
          <w:spacing w:val="-11"/>
          <w:sz w:val="24"/>
          <w:szCs w:val="24"/>
        </w:rPr>
        <w:t xml:space="preserve"> </w:t>
      </w:r>
      <w:r w:rsidRPr="001B0FC2">
        <w:rPr>
          <w:sz w:val="24"/>
          <w:szCs w:val="24"/>
        </w:rPr>
        <w:t>DHCPv4</w:t>
      </w:r>
      <w:r w:rsidRPr="001B0FC2">
        <w:rPr>
          <w:spacing w:val="-12"/>
          <w:sz w:val="24"/>
          <w:szCs w:val="24"/>
        </w:rPr>
        <w:t xml:space="preserve"> </w:t>
      </w:r>
      <w:r w:rsidRPr="001B0FC2">
        <w:rPr>
          <w:sz w:val="24"/>
          <w:szCs w:val="24"/>
        </w:rPr>
        <w:t>тохируулж</w:t>
      </w:r>
      <w:r w:rsidRPr="001B0FC2">
        <w:rPr>
          <w:spacing w:val="-12"/>
          <w:sz w:val="24"/>
          <w:szCs w:val="24"/>
        </w:rPr>
        <w:t xml:space="preserve"> </w:t>
      </w:r>
      <w:r w:rsidRPr="001B0FC2">
        <w:rPr>
          <w:sz w:val="24"/>
          <w:szCs w:val="24"/>
        </w:rPr>
        <w:t>өгөх</w:t>
      </w:r>
      <w:r w:rsidRPr="001B0FC2">
        <w:rPr>
          <w:spacing w:val="-12"/>
          <w:sz w:val="24"/>
          <w:szCs w:val="24"/>
        </w:rPr>
        <w:t xml:space="preserve"> </w:t>
      </w:r>
      <w:r w:rsidRPr="001B0FC2">
        <w:rPr>
          <w:sz w:val="24"/>
          <w:szCs w:val="24"/>
        </w:rPr>
        <w:t>ба</w:t>
      </w:r>
      <w:r w:rsidRPr="001B0FC2">
        <w:rPr>
          <w:spacing w:val="-11"/>
          <w:sz w:val="24"/>
          <w:szCs w:val="24"/>
        </w:rPr>
        <w:t xml:space="preserve"> </w:t>
      </w:r>
      <w:r w:rsidRPr="001B0FC2">
        <w:rPr>
          <w:sz w:val="24"/>
          <w:szCs w:val="24"/>
        </w:rPr>
        <w:t>Салбар</w:t>
      </w:r>
      <w:r w:rsidRPr="001B0FC2">
        <w:rPr>
          <w:spacing w:val="-12"/>
          <w:sz w:val="24"/>
          <w:szCs w:val="24"/>
        </w:rPr>
        <w:t xml:space="preserve"> </w:t>
      </w:r>
      <w:r w:rsidRPr="001B0FC2">
        <w:rPr>
          <w:sz w:val="24"/>
          <w:szCs w:val="24"/>
        </w:rPr>
        <w:t>1</w:t>
      </w:r>
      <w:r w:rsidRPr="001B0FC2">
        <w:rPr>
          <w:spacing w:val="-12"/>
          <w:sz w:val="24"/>
          <w:szCs w:val="24"/>
        </w:rPr>
        <w:t xml:space="preserve"> </w:t>
      </w:r>
      <w:r w:rsidRPr="001B0FC2">
        <w:rPr>
          <w:sz w:val="24"/>
          <w:szCs w:val="24"/>
        </w:rPr>
        <w:t>талд</w:t>
      </w:r>
      <w:r w:rsidRPr="001B0FC2">
        <w:rPr>
          <w:spacing w:val="-12"/>
          <w:sz w:val="24"/>
          <w:szCs w:val="24"/>
        </w:rPr>
        <w:t xml:space="preserve"> </w:t>
      </w:r>
      <w:r w:rsidRPr="001B0FC2">
        <w:rPr>
          <w:sz w:val="24"/>
          <w:szCs w:val="24"/>
        </w:rPr>
        <w:t>байрлах</w:t>
      </w:r>
      <w:r w:rsidRPr="001B0FC2">
        <w:rPr>
          <w:spacing w:val="-11"/>
          <w:sz w:val="24"/>
          <w:szCs w:val="24"/>
        </w:rPr>
        <w:t xml:space="preserve"> </w:t>
      </w:r>
      <w:r w:rsidRPr="001B0FC2">
        <w:rPr>
          <w:sz w:val="24"/>
          <w:szCs w:val="24"/>
        </w:rPr>
        <w:t>PC2-IPv4</w:t>
      </w:r>
      <w:r w:rsidRPr="001B0FC2">
        <w:rPr>
          <w:spacing w:val="-57"/>
          <w:sz w:val="24"/>
          <w:szCs w:val="24"/>
        </w:rPr>
        <w:t xml:space="preserve"> </w:t>
      </w:r>
      <w:r w:rsidRPr="001B0FC2">
        <w:rPr>
          <w:sz w:val="24"/>
          <w:szCs w:val="24"/>
        </w:rPr>
        <w:t>хэрэглэгчид</w:t>
      </w:r>
      <w:r w:rsidRPr="001B0FC2">
        <w:rPr>
          <w:spacing w:val="-1"/>
          <w:sz w:val="24"/>
          <w:szCs w:val="24"/>
        </w:rPr>
        <w:t xml:space="preserve"> </w:t>
      </w:r>
      <w:r w:rsidRPr="001B0FC2">
        <w:rPr>
          <w:sz w:val="24"/>
          <w:szCs w:val="24"/>
        </w:rPr>
        <w:t>тус</w:t>
      </w:r>
      <w:r w:rsidRPr="001B0FC2">
        <w:rPr>
          <w:spacing w:val="-1"/>
          <w:sz w:val="24"/>
          <w:szCs w:val="24"/>
        </w:rPr>
        <w:t xml:space="preserve"> </w:t>
      </w:r>
      <w:r w:rsidRPr="001B0FC2">
        <w:rPr>
          <w:sz w:val="24"/>
          <w:szCs w:val="24"/>
        </w:rPr>
        <w:t>серверээс</w:t>
      </w:r>
      <w:r w:rsidRPr="001B0FC2">
        <w:rPr>
          <w:spacing w:val="-1"/>
          <w:sz w:val="24"/>
          <w:szCs w:val="24"/>
        </w:rPr>
        <w:t xml:space="preserve"> </w:t>
      </w:r>
      <w:r w:rsidRPr="001B0FC2">
        <w:rPr>
          <w:sz w:val="24"/>
          <w:szCs w:val="24"/>
        </w:rPr>
        <w:t>хаягаа</w:t>
      </w:r>
      <w:r w:rsidRPr="001B0FC2">
        <w:rPr>
          <w:spacing w:val="-1"/>
          <w:sz w:val="24"/>
          <w:szCs w:val="24"/>
        </w:rPr>
        <w:t xml:space="preserve"> </w:t>
      </w:r>
      <w:r w:rsidRPr="001B0FC2">
        <w:rPr>
          <w:sz w:val="24"/>
          <w:szCs w:val="24"/>
        </w:rPr>
        <w:t>динамикаар</w:t>
      </w:r>
      <w:r w:rsidRPr="001B0FC2">
        <w:rPr>
          <w:spacing w:val="-1"/>
          <w:sz w:val="24"/>
          <w:szCs w:val="24"/>
        </w:rPr>
        <w:t xml:space="preserve"> </w:t>
      </w:r>
      <w:r w:rsidRPr="001B0FC2">
        <w:rPr>
          <w:sz w:val="24"/>
          <w:szCs w:val="24"/>
        </w:rPr>
        <w:t>авдаг байна.</w:t>
      </w:r>
    </w:p>
    <w:p w14:paraId="6ACD62C7" w14:textId="57A1C7AE" w:rsidR="003372B3" w:rsidRPr="001B0FC2" w:rsidRDefault="00000000" w:rsidP="00C561F5">
      <w:pPr>
        <w:pStyle w:val="ListParagraph"/>
        <w:numPr>
          <w:ilvl w:val="0"/>
          <w:numId w:val="2"/>
        </w:numPr>
        <w:tabs>
          <w:tab w:val="left" w:pos="950"/>
        </w:tabs>
        <w:spacing w:before="3" w:line="242" w:lineRule="auto"/>
        <w:ind w:right="208"/>
        <w:rPr>
          <w:sz w:val="24"/>
          <w:szCs w:val="24"/>
        </w:rPr>
      </w:pPr>
      <w:r w:rsidRPr="001B0FC2">
        <w:rPr>
          <w:sz w:val="24"/>
          <w:szCs w:val="24"/>
        </w:rPr>
        <w:t>Төв</w:t>
      </w:r>
      <w:r w:rsidRPr="001B0FC2">
        <w:rPr>
          <w:spacing w:val="42"/>
          <w:sz w:val="24"/>
          <w:szCs w:val="24"/>
        </w:rPr>
        <w:t xml:space="preserve"> </w:t>
      </w:r>
      <w:r w:rsidRPr="001B0FC2">
        <w:rPr>
          <w:sz w:val="24"/>
          <w:szCs w:val="24"/>
        </w:rPr>
        <w:t>салбарын</w:t>
      </w:r>
      <w:r w:rsidRPr="001B0FC2">
        <w:rPr>
          <w:spacing w:val="43"/>
          <w:sz w:val="24"/>
          <w:szCs w:val="24"/>
        </w:rPr>
        <w:t xml:space="preserve"> </w:t>
      </w:r>
      <w:r w:rsidRPr="001B0FC2">
        <w:rPr>
          <w:sz w:val="24"/>
          <w:szCs w:val="24"/>
        </w:rPr>
        <w:t>router</w:t>
      </w:r>
      <w:r w:rsidRPr="001B0FC2">
        <w:rPr>
          <w:spacing w:val="43"/>
          <w:sz w:val="24"/>
          <w:szCs w:val="24"/>
        </w:rPr>
        <w:t xml:space="preserve"> </w:t>
      </w:r>
      <w:r w:rsidRPr="001B0FC2">
        <w:rPr>
          <w:sz w:val="24"/>
          <w:szCs w:val="24"/>
        </w:rPr>
        <w:t>болон</w:t>
      </w:r>
      <w:r w:rsidRPr="001B0FC2">
        <w:rPr>
          <w:spacing w:val="43"/>
          <w:sz w:val="24"/>
          <w:szCs w:val="24"/>
        </w:rPr>
        <w:t xml:space="preserve"> </w:t>
      </w:r>
      <w:r w:rsidRPr="001B0FC2">
        <w:rPr>
          <w:sz w:val="24"/>
          <w:szCs w:val="24"/>
        </w:rPr>
        <w:t>бусад</w:t>
      </w:r>
      <w:r w:rsidRPr="001B0FC2">
        <w:rPr>
          <w:spacing w:val="43"/>
          <w:sz w:val="24"/>
          <w:szCs w:val="24"/>
        </w:rPr>
        <w:t xml:space="preserve"> </w:t>
      </w:r>
      <w:r w:rsidRPr="001B0FC2">
        <w:rPr>
          <w:sz w:val="24"/>
          <w:szCs w:val="24"/>
        </w:rPr>
        <w:t>салбаруудын</w:t>
      </w:r>
      <w:r w:rsidRPr="001B0FC2">
        <w:rPr>
          <w:spacing w:val="43"/>
          <w:sz w:val="24"/>
          <w:szCs w:val="24"/>
        </w:rPr>
        <w:t xml:space="preserve"> </w:t>
      </w:r>
      <w:r w:rsidRPr="001B0FC2">
        <w:rPr>
          <w:sz w:val="24"/>
          <w:szCs w:val="24"/>
        </w:rPr>
        <w:t>router</w:t>
      </w:r>
      <w:r w:rsidRPr="001B0FC2">
        <w:rPr>
          <w:spacing w:val="42"/>
          <w:sz w:val="24"/>
          <w:szCs w:val="24"/>
        </w:rPr>
        <w:t xml:space="preserve"> </w:t>
      </w:r>
      <w:r w:rsidRPr="001B0FC2">
        <w:rPr>
          <w:sz w:val="24"/>
          <w:szCs w:val="24"/>
        </w:rPr>
        <w:t>хооронд</w:t>
      </w:r>
      <w:r w:rsidRPr="001B0FC2">
        <w:rPr>
          <w:spacing w:val="43"/>
          <w:sz w:val="24"/>
          <w:szCs w:val="24"/>
        </w:rPr>
        <w:t xml:space="preserve"> </w:t>
      </w:r>
      <w:r w:rsidRPr="001B0FC2">
        <w:rPr>
          <w:sz w:val="24"/>
          <w:szCs w:val="24"/>
        </w:rPr>
        <w:t>статик</w:t>
      </w:r>
      <w:r w:rsidRPr="001B0FC2">
        <w:rPr>
          <w:spacing w:val="43"/>
          <w:sz w:val="24"/>
          <w:szCs w:val="24"/>
        </w:rPr>
        <w:t xml:space="preserve"> </w:t>
      </w:r>
      <w:r w:rsidRPr="001B0FC2">
        <w:rPr>
          <w:sz w:val="24"/>
          <w:szCs w:val="24"/>
        </w:rPr>
        <w:t>чиглүүлэлт</w:t>
      </w:r>
      <w:r w:rsidRPr="001B0FC2">
        <w:rPr>
          <w:spacing w:val="-57"/>
          <w:sz w:val="24"/>
          <w:szCs w:val="24"/>
        </w:rPr>
        <w:t xml:space="preserve"> </w:t>
      </w:r>
      <w:r w:rsidRPr="001B0FC2">
        <w:rPr>
          <w:sz w:val="24"/>
          <w:szCs w:val="24"/>
        </w:rPr>
        <w:t>ашиглана.</w:t>
      </w:r>
    </w:p>
    <w:p w14:paraId="59BD8725" w14:textId="6DA5EDD6" w:rsidR="00366B05" w:rsidRPr="001B0FC2" w:rsidRDefault="00BB15E5">
      <w:pPr>
        <w:pStyle w:val="BodyText"/>
        <w:spacing w:before="9"/>
        <w:rPr>
          <w:color w:val="1F497D" w:themeColor="text2"/>
          <w:lang w:val="mn-MN"/>
        </w:rPr>
      </w:pPr>
      <w:r w:rsidRPr="001B0FC2">
        <w:rPr>
          <w:color w:val="1F497D" w:themeColor="text2"/>
          <w:lang w:val="mn-MN"/>
        </w:rPr>
        <w:t>Хийсэн тохиргоонууд</w:t>
      </w:r>
    </w:p>
    <w:p w14:paraId="07E14ACD" w14:textId="6EC90B35" w:rsidR="00BB15E5" w:rsidRPr="001B0FC2" w:rsidRDefault="00BB15E5" w:rsidP="00BB15E5">
      <w:pPr>
        <w:pStyle w:val="BodyText"/>
        <w:numPr>
          <w:ilvl w:val="0"/>
          <w:numId w:val="8"/>
        </w:numPr>
        <w:spacing w:before="9"/>
        <w:rPr>
          <w:rFonts w:eastAsiaTheme="minorEastAsia"/>
          <w:color w:val="1F497D" w:themeColor="text2"/>
          <w:lang w:val="mn-MN" w:eastAsia="zh-CN"/>
        </w:rPr>
      </w:pPr>
      <w:r w:rsidRPr="001B0FC2">
        <w:rPr>
          <w:rFonts w:eastAsiaTheme="minorEastAsia"/>
          <w:color w:val="1F497D" w:themeColor="text2"/>
          <w:lang w:val="mn-MN" w:eastAsia="zh-CN"/>
        </w:rPr>
        <w:t>Router-үүдийн IP хаягийн тохиргоо</w:t>
      </w:r>
    </w:p>
    <w:p w14:paraId="60E558E5" w14:textId="77777777" w:rsidR="00BB15E5" w:rsidRPr="001B0FC2" w:rsidRDefault="00BB15E5" w:rsidP="00BE7C5A">
      <w:pPr>
        <w:keepNext/>
        <w:tabs>
          <w:tab w:val="left" w:pos="950"/>
        </w:tabs>
        <w:spacing w:before="8"/>
        <w:ind w:firstLineChars="100" w:firstLine="240"/>
        <w:rPr>
          <w:sz w:val="24"/>
          <w:szCs w:val="24"/>
        </w:rPr>
      </w:pPr>
      <w:r w:rsidRPr="001B0FC2">
        <w:rPr>
          <w:noProof/>
          <w:sz w:val="24"/>
          <w:szCs w:val="24"/>
        </w:rPr>
        <w:drawing>
          <wp:inline distT="0" distB="0" distL="0" distR="0" wp14:anchorId="09CAB983" wp14:editId="413B9468">
            <wp:extent cx="4095136" cy="1129087"/>
            <wp:effectExtent l="0" t="0" r="635" b="0"/>
            <wp:docPr id="104028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81411" name=""/>
                    <pic:cNvPicPr/>
                  </pic:nvPicPr>
                  <pic:blipFill>
                    <a:blip r:embed="rId16"/>
                    <a:stretch>
                      <a:fillRect/>
                    </a:stretch>
                  </pic:blipFill>
                  <pic:spPr>
                    <a:xfrm>
                      <a:off x="0" y="0"/>
                      <a:ext cx="4104501" cy="1131669"/>
                    </a:xfrm>
                    <a:prstGeom prst="rect">
                      <a:avLst/>
                    </a:prstGeom>
                  </pic:spPr>
                </pic:pic>
              </a:graphicData>
            </a:graphic>
          </wp:inline>
        </w:drawing>
      </w:r>
    </w:p>
    <w:p w14:paraId="5990243A" w14:textId="32CE9FE0" w:rsidR="00BB15E5" w:rsidRPr="001B0FC2" w:rsidRDefault="00BB15E5" w:rsidP="00BE7C5A">
      <w:pPr>
        <w:pStyle w:val="Caption"/>
        <w:ind w:firstLineChars="100" w:firstLine="240"/>
        <w:rPr>
          <w:rFonts w:ascii="Times New Roman" w:hAnsi="Times New Roman" w:cs="Times New Roman"/>
          <w:sz w:val="24"/>
          <w:szCs w:val="24"/>
          <w:lang w:val="en-US"/>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7</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 xml:space="preserve"> </w:t>
      </w:r>
      <w:r w:rsidRPr="001B0FC2">
        <w:rPr>
          <w:rFonts w:ascii="Times New Roman" w:hAnsi="Times New Roman" w:cs="Times New Roman"/>
          <w:sz w:val="24"/>
          <w:szCs w:val="24"/>
          <w:lang w:val="mn-MN"/>
        </w:rPr>
        <w:t xml:space="preserve"> Салбар1</w:t>
      </w:r>
      <w:r w:rsidRPr="001B0FC2">
        <w:rPr>
          <w:rFonts w:ascii="Times New Roman" w:hAnsi="Times New Roman" w:cs="Times New Roman"/>
          <w:sz w:val="24"/>
          <w:szCs w:val="24"/>
          <w:lang w:val="en-US"/>
        </w:rPr>
        <w:t xml:space="preserve"> router -ийн  ip configration</w:t>
      </w:r>
    </w:p>
    <w:p w14:paraId="14B0065B" w14:textId="77777777" w:rsidR="00BB15E5" w:rsidRPr="001B0FC2" w:rsidRDefault="00BB15E5" w:rsidP="00BE7C5A">
      <w:pPr>
        <w:pStyle w:val="BodyText"/>
        <w:keepNext/>
        <w:spacing w:before="9"/>
        <w:ind w:firstLineChars="100" w:firstLine="240"/>
      </w:pPr>
      <w:r w:rsidRPr="001B0FC2">
        <w:rPr>
          <w:noProof/>
        </w:rPr>
        <w:drawing>
          <wp:inline distT="0" distB="0" distL="0" distR="0" wp14:anchorId="39275496" wp14:editId="74D6AD36">
            <wp:extent cx="3985083" cy="1572887"/>
            <wp:effectExtent l="0" t="0" r="0" b="8890"/>
            <wp:docPr id="68147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74888" name=""/>
                    <pic:cNvPicPr/>
                  </pic:nvPicPr>
                  <pic:blipFill>
                    <a:blip r:embed="rId17"/>
                    <a:stretch>
                      <a:fillRect/>
                    </a:stretch>
                  </pic:blipFill>
                  <pic:spPr>
                    <a:xfrm>
                      <a:off x="0" y="0"/>
                      <a:ext cx="4013098" cy="1583944"/>
                    </a:xfrm>
                    <a:prstGeom prst="rect">
                      <a:avLst/>
                    </a:prstGeom>
                  </pic:spPr>
                </pic:pic>
              </a:graphicData>
            </a:graphic>
          </wp:inline>
        </w:drawing>
      </w:r>
    </w:p>
    <w:p w14:paraId="1EA95317" w14:textId="3B15F57A" w:rsidR="00BB15E5" w:rsidRPr="001B0FC2" w:rsidRDefault="00BB15E5" w:rsidP="00BE7C5A">
      <w:pPr>
        <w:pStyle w:val="Caption"/>
        <w:ind w:firstLineChars="100" w:firstLine="240"/>
        <w:rPr>
          <w:rFonts w:ascii="Times New Roman" w:hAnsi="Times New Roman" w:cs="Times New Roman"/>
          <w:sz w:val="24"/>
          <w:szCs w:val="24"/>
          <w:lang w:val="mn-MN"/>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8</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mn-MN"/>
        </w:rPr>
        <w:t xml:space="preserve"> Салбар2 ip configration</w:t>
      </w:r>
    </w:p>
    <w:p w14:paraId="7283B075" w14:textId="77777777" w:rsidR="00BB15E5" w:rsidRPr="001B0FC2" w:rsidRDefault="00BB15E5" w:rsidP="00BE7C5A">
      <w:pPr>
        <w:keepNext/>
        <w:ind w:firstLineChars="100" w:firstLine="240"/>
        <w:rPr>
          <w:sz w:val="24"/>
          <w:szCs w:val="24"/>
        </w:rPr>
      </w:pPr>
      <w:r w:rsidRPr="001B0FC2">
        <w:rPr>
          <w:noProof/>
          <w:sz w:val="24"/>
          <w:szCs w:val="24"/>
        </w:rPr>
        <w:drawing>
          <wp:inline distT="0" distB="0" distL="0" distR="0" wp14:anchorId="57A59EF0" wp14:editId="3EFCA240">
            <wp:extent cx="3653347" cy="1749505"/>
            <wp:effectExtent l="0" t="0" r="4445" b="3175"/>
            <wp:docPr id="265679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79221" name=""/>
                    <pic:cNvPicPr/>
                  </pic:nvPicPr>
                  <pic:blipFill>
                    <a:blip r:embed="rId18"/>
                    <a:stretch>
                      <a:fillRect/>
                    </a:stretch>
                  </pic:blipFill>
                  <pic:spPr>
                    <a:xfrm>
                      <a:off x="0" y="0"/>
                      <a:ext cx="3685304" cy="1764808"/>
                    </a:xfrm>
                    <a:prstGeom prst="rect">
                      <a:avLst/>
                    </a:prstGeom>
                  </pic:spPr>
                </pic:pic>
              </a:graphicData>
            </a:graphic>
          </wp:inline>
        </w:drawing>
      </w:r>
    </w:p>
    <w:p w14:paraId="06EC0696" w14:textId="4A783849" w:rsidR="00BB15E5" w:rsidRPr="001B0FC2" w:rsidRDefault="00BB15E5" w:rsidP="00BE7C5A">
      <w:pPr>
        <w:pStyle w:val="Caption"/>
        <w:ind w:firstLineChars="100" w:firstLine="240"/>
        <w:rPr>
          <w:rFonts w:ascii="Times New Roman" w:hAnsi="Times New Roman" w:cs="Times New Roman"/>
          <w:sz w:val="24"/>
          <w:szCs w:val="24"/>
          <w:lang w:val="en-US" w:eastAsia="zh-CN"/>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9</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 xml:space="preserve"> Төв салбар </w:t>
      </w:r>
      <w:r w:rsidRPr="001B0FC2">
        <w:rPr>
          <w:rFonts w:ascii="Times New Roman" w:hAnsi="Times New Roman" w:cs="Times New Roman"/>
          <w:sz w:val="24"/>
          <w:szCs w:val="24"/>
          <w:lang w:val="en-US" w:eastAsia="zh-CN"/>
        </w:rPr>
        <w:t>ip configration</w:t>
      </w:r>
    </w:p>
    <w:p w14:paraId="0C76045E" w14:textId="1D1580AC" w:rsidR="00BB15E5" w:rsidRPr="001B0FC2" w:rsidRDefault="00BB15E5" w:rsidP="00BB15E5">
      <w:pPr>
        <w:pStyle w:val="ListParagraph"/>
        <w:numPr>
          <w:ilvl w:val="0"/>
          <w:numId w:val="8"/>
        </w:numPr>
        <w:rPr>
          <w:rFonts w:eastAsiaTheme="minorEastAsia"/>
          <w:color w:val="1F497D" w:themeColor="text2"/>
          <w:sz w:val="24"/>
          <w:szCs w:val="24"/>
          <w:lang w:val="mn-MN" w:eastAsia="zh-CN"/>
        </w:rPr>
      </w:pPr>
      <w:r w:rsidRPr="001B0FC2">
        <w:rPr>
          <w:rFonts w:eastAsiaTheme="minorEastAsia"/>
          <w:color w:val="1F497D" w:themeColor="text2"/>
          <w:sz w:val="24"/>
          <w:szCs w:val="24"/>
          <w:lang w:val="mn-MN" w:eastAsia="zh-CN"/>
        </w:rPr>
        <w:t>Server-ийн тохиргоо</w:t>
      </w:r>
    </w:p>
    <w:p w14:paraId="4A6B9A91" w14:textId="3F294E13" w:rsidR="00BB15E5" w:rsidRPr="001B0FC2" w:rsidRDefault="00BB15E5" w:rsidP="00BB15E5">
      <w:pPr>
        <w:pStyle w:val="ListParagraph"/>
        <w:ind w:left="360" w:firstLine="0"/>
        <w:rPr>
          <w:rFonts w:eastAsiaTheme="minorEastAsia"/>
          <w:color w:val="1F497D" w:themeColor="text2"/>
          <w:sz w:val="24"/>
          <w:szCs w:val="24"/>
          <w:lang w:val="en-US" w:eastAsia="zh-CN"/>
        </w:rPr>
      </w:pPr>
      <w:r w:rsidRPr="001B0FC2">
        <w:rPr>
          <w:rFonts w:eastAsiaTheme="minorEastAsia"/>
          <w:color w:val="1F497D" w:themeColor="text2"/>
          <w:sz w:val="24"/>
          <w:szCs w:val="24"/>
          <w:lang w:val="mn-MN" w:eastAsia="zh-CN"/>
        </w:rPr>
        <w:t>Server</w:t>
      </w:r>
      <w:r w:rsidRPr="001B0FC2">
        <w:rPr>
          <w:rFonts w:eastAsiaTheme="minorEastAsia"/>
          <w:color w:val="1F497D" w:themeColor="text2"/>
          <w:sz w:val="24"/>
          <w:szCs w:val="24"/>
          <w:lang w:val="en-US" w:eastAsia="zh-CN"/>
        </w:rPr>
        <w:t>IPv6</w:t>
      </w:r>
    </w:p>
    <w:p w14:paraId="4DEF0DA8" w14:textId="77777777" w:rsidR="00D66693" w:rsidRPr="001B0FC2" w:rsidRDefault="00D66693" w:rsidP="00BE7C5A">
      <w:pPr>
        <w:keepNext/>
        <w:ind w:firstLineChars="100" w:firstLine="240"/>
        <w:rPr>
          <w:sz w:val="24"/>
          <w:szCs w:val="24"/>
        </w:rPr>
      </w:pPr>
      <w:r w:rsidRPr="001B0FC2">
        <w:rPr>
          <w:rFonts w:eastAsiaTheme="minorEastAsia"/>
          <w:noProof/>
          <w:sz w:val="24"/>
          <w:szCs w:val="24"/>
          <w:lang w:val="en-US" w:eastAsia="zh-CN"/>
        </w:rPr>
        <w:drawing>
          <wp:inline distT="0" distB="0" distL="0" distR="0" wp14:anchorId="0C3507DE" wp14:editId="510F3F28">
            <wp:extent cx="3857493" cy="900607"/>
            <wp:effectExtent l="0" t="0" r="0" b="0"/>
            <wp:docPr id="91229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96460" name=""/>
                    <pic:cNvPicPr/>
                  </pic:nvPicPr>
                  <pic:blipFill>
                    <a:blip r:embed="rId19"/>
                    <a:stretch>
                      <a:fillRect/>
                    </a:stretch>
                  </pic:blipFill>
                  <pic:spPr>
                    <a:xfrm>
                      <a:off x="0" y="0"/>
                      <a:ext cx="3891975" cy="908658"/>
                    </a:xfrm>
                    <a:prstGeom prst="rect">
                      <a:avLst/>
                    </a:prstGeom>
                  </pic:spPr>
                </pic:pic>
              </a:graphicData>
            </a:graphic>
          </wp:inline>
        </w:drawing>
      </w:r>
    </w:p>
    <w:p w14:paraId="0A8C479F" w14:textId="22CF51E6" w:rsidR="00D66693" w:rsidRPr="001B0FC2" w:rsidRDefault="00D66693" w:rsidP="00BE7C5A">
      <w:pPr>
        <w:pStyle w:val="Caption"/>
        <w:ind w:firstLineChars="100" w:firstLine="240"/>
        <w:rPr>
          <w:rFonts w:ascii="Times New Roman" w:eastAsiaTheme="minorEastAsia" w:hAnsi="Times New Roman" w:cs="Times New Roman"/>
          <w:sz w:val="24"/>
          <w:szCs w:val="24"/>
          <w:lang w:val="en-US" w:eastAsia="zh-CN"/>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10</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 xml:space="preserve"> IPv6 server IP configration</w:t>
      </w:r>
    </w:p>
    <w:p w14:paraId="3717FA91" w14:textId="1AA1C09F" w:rsidR="00BB15E5" w:rsidRPr="001B0FC2" w:rsidRDefault="00BB15E5" w:rsidP="00BB15E5">
      <w:pPr>
        <w:pStyle w:val="ListParagraph"/>
        <w:ind w:left="360" w:firstLine="0"/>
        <w:rPr>
          <w:rFonts w:eastAsiaTheme="minorEastAsia"/>
          <w:color w:val="1F497D" w:themeColor="text2"/>
          <w:sz w:val="24"/>
          <w:szCs w:val="24"/>
          <w:lang w:val="mn-MN" w:eastAsia="zh-CN"/>
        </w:rPr>
      </w:pPr>
      <w:r w:rsidRPr="001B0FC2">
        <w:rPr>
          <w:rFonts w:eastAsiaTheme="minorEastAsia"/>
          <w:color w:val="1F497D" w:themeColor="text2"/>
          <w:sz w:val="24"/>
          <w:szCs w:val="24"/>
          <w:lang w:val="en-US" w:eastAsia="zh-CN"/>
        </w:rPr>
        <w:t xml:space="preserve">DNS </w:t>
      </w:r>
      <w:r w:rsidRPr="001B0FC2">
        <w:rPr>
          <w:rFonts w:eastAsiaTheme="minorEastAsia"/>
          <w:color w:val="1F497D" w:themeColor="text2"/>
          <w:sz w:val="24"/>
          <w:szCs w:val="24"/>
          <w:lang w:val="mn-MN" w:eastAsia="zh-CN"/>
        </w:rPr>
        <w:t>тохиргоо</w:t>
      </w:r>
    </w:p>
    <w:p w14:paraId="69DF8AA2" w14:textId="77777777" w:rsidR="00BB15E5" w:rsidRPr="001B0FC2" w:rsidRDefault="00BB15E5" w:rsidP="00BB15E5">
      <w:pPr>
        <w:pStyle w:val="ListParagraph"/>
        <w:keepNext/>
        <w:ind w:left="360" w:firstLine="0"/>
        <w:rPr>
          <w:sz w:val="24"/>
          <w:szCs w:val="24"/>
        </w:rPr>
      </w:pPr>
      <w:r w:rsidRPr="001B0FC2">
        <w:rPr>
          <w:rFonts w:eastAsiaTheme="minorEastAsia"/>
          <w:noProof/>
          <w:sz w:val="24"/>
          <w:szCs w:val="24"/>
          <w:lang w:val="en-US" w:eastAsia="zh-CN"/>
        </w:rPr>
        <w:drawing>
          <wp:inline distT="0" distB="0" distL="0" distR="0" wp14:anchorId="07D1902C" wp14:editId="2BD75D42">
            <wp:extent cx="3663009" cy="2415717"/>
            <wp:effectExtent l="0" t="0" r="0" b="3810"/>
            <wp:docPr id="207006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66972" name=""/>
                    <pic:cNvPicPr/>
                  </pic:nvPicPr>
                  <pic:blipFill>
                    <a:blip r:embed="rId20"/>
                    <a:stretch>
                      <a:fillRect/>
                    </a:stretch>
                  </pic:blipFill>
                  <pic:spPr>
                    <a:xfrm>
                      <a:off x="0" y="0"/>
                      <a:ext cx="3678482" cy="2425922"/>
                    </a:xfrm>
                    <a:prstGeom prst="rect">
                      <a:avLst/>
                    </a:prstGeom>
                  </pic:spPr>
                </pic:pic>
              </a:graphicData>
            </a:graphic>
          </wp:inline>
        </w:drawing>
      </w:r>
    </w:p>
    <w:p w14:paraId="0905D876" w14:textId="5D08B091" w:rsidR="00BB15E5" w:rsidRPr="001B0FC2" w:rsidRDefault="00BB15E5" w:rsidP="00BE7C5A">
      <w:pPr>
        <w:pStyle w:val="Caption"/>
        <w:ind w:firstLineChars="150" w:firstLine="360"/>
        <w:rPr>
          <w:rFonts w:ascii="Times New Roman" w:hAnsi="Times New Roman" w:cs="Times New Roman"/>
          <w:sz w:val="24"/>
          <w:szCs w:val="24"/>
          <w:lang w:val="en-US"/>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11</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 xml:space="preserve"> IPv6 DNS configration</w:t>
      </w:r>
    </w:p>
    <w:p w14:paraId="09B02349" w14:textId="764530D9" w:rsidR="00BB15E5" w:rsidRPr="001B0FC2" w:rsidRDefault="00BB15E5" w:rsidP="00BE7C5A">
      <w:pPr>
        <w:ind w:firstLineChars="100" w:firstLine="240"/>
        <w:rPr>
          <w:rFonts w:eastAsiaTheme="minorEastAsia"/>
          <w:color w:val="1F497D" w:themeColor="text2"/>
          <w:sz w:val="24"/>
          <w:szCs w:val="24"/>
          <w:lang w:val="mn-MN" w:eastAsia="zh-CN"/>
        </w:rPr>
      </w:pPr>
      <w:r w:rsidRPr="001B0FC2">
        <w:rPr>
          <w:rFonts w:eastAsiaTheme="minorEastAsia"/>
          <w:color w:val="1F497D" w:themeColor="text2"/>
          <w:sz w:val="24"/>
          <w:szCs w:val="24"/>
          <w:lang w:val="en-US" w:eastAsia="zh-CN"/>
        </w:rPr>
        <w:t>DHCPv6 т</w:t>
      </w:r>
      <w:r w:rsidRPr="001B0FC2">
        <w:rPr>
          <w:rFonts w:eastAsiaTheme="minorEastAsia"/>
          <w:color w:val="1F497D" w:themeColor="text2"/>
          <w:sz w:val="24"/>
          <w:szCs w:val="24"/>
          <w:lang w:val="mn-MN" w:eastAsia="zh-CN"/>
        </w:rPr>
        <w:t>охиргоо</w:t>
      </w:r>
    </w:p>
    <w:p w14:paraId="6DA62806" w14:textId="77777777" w:rsidR="00BB15E5" w:rsidRPr="001B0FC2" w:rsidRDefault="00BB15E5" w:rsidP="00BE7C5A">
      <w:pPr>
        <w:keepNext/>
        <w:ind w:firstLineChars="100" w:firstLine="240"/>
        <w:rPr>
          <w:sz w:val="24"/>
          <w:szCs w:val="24"/>
        </w:rPr>
      </w:pPr>
      <w:r w:rsidRPr="001B0FC2">
        <w:rPr>
          <w:rFonts w:eastAsiaTheme="minorEastAsia"/>
          <w:noProof/>
          <w:sz w:val="24"/>
          <w:szCs w:val="24"/>
          <w:lang w:val="mn-MN" w:eastAsia="zh-CN"/>
        </w:rPr>
        <w:drawing>
          <wp:inline distT="0" distB="0" distL="0" distR="0" wp14:anchorId="1F731DBF" wp14:editId="1917128B">
            <wp:extent cx="4043297" cy="2096740"/>
            <wp:effectExtent l="0" t="0" r="0" b="0"/>
            <wp:docPr id="123575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50398" name=""/>
                    <pic:cNvPicPr/>
                  </pic:nvPicPr>
                  <pic:blipFill>
                    <a:blip r:embed="rId21"/>
                    <a:stretch>
                      <a:fillRect/>
                    </a:stretch>
                  </pic:blipFill>
                  <pic:spPr>
                    <a:xfrm>
                      <a:off x="0" y="0"/>
                      <a:ext cx="4081536" cy="2116570"/>
                    </a:xfrm>
                    <a:prstGeom prst="rect">
                      <a:avLst/>
                    </a:prstGeom>
                  </pic:spPr>
                </pic:pic>
              </a:graphicData>
            </a:graphic>
          </wp:inline>
        </w:drawing>
      </w:r>
    </w:p>
    <w:p w14:paraId="7E62BD37" w14:textId="35586612" w:rsidR="00BB15E5" w:rsidRPr="001B0FC2" w:rsidRDefault="00BB15E5" w:rsidP="00BE7C5A">
      <w:pPr>
        <w:pStyle w:val="Caption"/>
        <w:ind w:firstLineChars="100" w:firstLine="240"/>
        <w:rPr>
          <w:rFonts w:ascii="Times New Roman" w:hAnsi="Times New Roman" w:cs="Times New Roman"/>
          <w:sz w:val="24"/>
          <w:szCs w:val="24"/>
          <w:lang w:val="mn-MN" w:eastAsia="zh-CN"/>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12</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mn-MN"/>
        </w:rPr>
        <w:t xml:space="preserve"> </w:t>
      </w:r>
      <w:r w:rsidRPr="001B0FC2">
        <w:rPr>
          <w:rFonts w:ascii="Times New Roman" w:hAnsi="Times New Roman" w:cs="Times New Roman"/>
          <w:sz w:val="24"/>
          <w:szCs w:val="24"/>
          <w:lang w:val="mn-MN" w:eastAsia="zh-CN"/>
        </w:rPr>
        <w:t>DHCPv6 configration</w:t>
      </w:r>
    </w:p>
    <w:p w14:paraId="11EE579C" w14:textId="6F483712" w:rsidR="00BB15E5" w:rsidRPr="001B0FC2" w:rsidRDefault="00D66693" w:rsidP="00BE7C5A">
      <w:pPr>
        <w:ind w:firstLineChars="100" w:firstLine="240"/>
        <w:rPr>
          <w:rFonts w:eastAsiaTheme="minorEastAsia"/>
          <w:color w:val="1F497D" w:themeColor="text2"/>
          <w:sz w:val="24"/>
          <w:szCs w:val="24"/>
          <w:lang w:val="en-US" w:eastAsia="zh-CN"/>
        </w:rPr>
      </w:pPr>
      <w:r w:rsidRPr="001B0FC2">
        <w:rPr>
          <w:rFonts w:eastAsiaTheme="minorEastAsia"/>
          <w:color w:val="1F497D" w:themeColor="text2"/>
          <w:sz w:val="24"/>
          <w:szCs w:val="24"/>
          <w:lang w:val="en-US" w:eastAsia="zh-CN"/>
        </w:rPr>
        <w:t>Ipv4 Server</w:t>
      </w:r>
    </w:p>
    <w:p w14:paraId="0ABA068D" w14:textId="77777777" w:rsidR="00D66693" w:rsidRPr="001B0FC2" w:rsidRDefault="00D66693" w:rsidP="00BE7C5A">
      <w:pPr>
        <w:keepNext/>
        <w:ind w:firstLineChars="100" w:firstLine="240"/>
        <w:rPr>
          <w:sz w:val="24"/>
          <w:szCs w:val="24"/>
        </w:rPr>
      </w:pPr>
      <w:r w:rsidRPr="001B0FC2">
        <w:rPr>
          <w:rFonts w:eastAsiaTheme="minorEastAsia"/>
          <w:noProof/>
          <w:sz w:val="24"/>
          <w:szCs w:val="24"/>
          <w:lang w:val="en-US" w:eastAsia="zh-CN"/>
        </w:rPr>
        <w:drawing>
          <wp:inline distT="0" distB="0" distL="0" distR="0" wp14:anchorId="5DE237CC" wp14:editId="69871E99">
            <wp:extent cx="4287048" cy="1607643"/>
            <wp:effectExtent l="0" t="0" r="0" b="0"/>
            <wp:docPr id="26481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14411" name=""/>
                    <pic:cNvPicPr/>
                  </pic:nvPicPr>
                  <pic:blipFill>
                    <a:blip r:embed="rId22"/>
                    <a:stretch>
                      <a:fillRect/>
                    </a:stretch>
                  </pic:blipFill>
                  <pic:spPr>
                    <a:xfrm>
                      <a:off x="0" y="0"/>
                      <a:ext cx="4302500" cy="1613438"/>
                    </a:xfrm>
                    <a:prstGeom prst="rect">
                      <a:avLst/>
                    </a:prstGeom>
                  </pic:spPr>
                </pic:pic>
              </a:graphicData>
            </a:graphic>
          </wp:inline>
        </w:drawing>
      </w:r>
    </w:p>
    <w:p w14:paraId="37ED89F1" w14:textId="15B4A7E7" w:rsidR="00D66693" w:rsidRPr="001B0FC2" w:rsidRDefault="00D66693" w:rsidP="00BE7C5A">
      <w:pPr>
        <w:pStyle w:val="Caption"/>
        <w:ind w:firstLineChars="100" w:firstLine="240"/>
        <w:rPr>
          <w:rFonts w:ascii="Times New Roman" w:eastAsiaTheme="minorEastAsia" w:hAnsi="Times New Roman" w:cs="Times New Roman"/>
          <w:sz w:val="24"/>
          <w:szCs w:val="24"/>
          <w:lang w:val="en-US" w:eastAsia="zh-CN"/>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13</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 xml:space="preserve"> IPv4 server IP configration</w:t>
      </w:r>
    </w:p>
    <w:p w14:paraId="7D5226DF" w14:textId="64A0BB4C" w:rsidR="00D66693" w:rsidRPr="001B0FC2" w:rsidRDefault="00D66693" w:rsidP="00BE7C5A">
      <w:pPr>
        <w:ind w:firstLineChars="100" w:firstLine="240"/>
        <w:rPr>
          <w:rFonts w:eastAsiaTheme="minorEastAsia"/>
          <w:color w:val="1F497D" w:themeColor="text2"/>
          <w:sz w:val="24"/>
          <w:szCs w:val="24"/>
          <w:lang w:val="en-US" w:eastAsia="zh-CN"/>
        </w:rPr>
      </w:pPr>
      <w:r w:rsidRPr="001B0FC2">
        <w:rPr>
          <w:rFonts w:eastAsiaTheme="minorEastAsia"/>
          <w:color w:val="1F497D" w:themeColor="text2"/>
          <w:sz w:val="24"/>
          <w:szCs w:val="24"/>
          <w:lang w:val="en-US" w:eastAsia="zh-CN"/>
        </w:rPr>
        <w:t xml:space="preserve">DNS </w:t>
      </w:r>
    </w:p>
    <w:p w14:paraId="31889F9D" w14:textId="77777777" w:rsidR="00D66693" w:rsidRPr="001B0FC2" w:rsidRDefault="00D66693" w:rsidP="00BE7C5A">
      <w:pPr>
        <w:keepNext/>
        <w:ind w:firstLineChars="100" w:firstLine="240"/>
        <w:rPr>
          <w:sz w:val="24"/>
          <w:szCs w:val="24"/>
        </w:rPr>
      </w:pPr>
      <w:r w:rsidRPr="001B0FC2">
        <w:rPr>
          <w:rFonts w:eastAsiaTheme="minorEastAsia"/>
          <w:noProof/>
          <w:sz w:val="24"/>
          <w:szCs w:val="24"/>
          <w:lang w:val="en-US" w:eastAsia="zh-CN"/>
        </w:rPr>
        <w:drawing>
          <wp:inline distT="0" distB="0" distL="0" distR="0" wp14:anchorId="7CEB3663" wp14:editId="4294A853">
            <wp:extent cx="3980830" cy="2067188"/>
            <wp:effectExtent l="0" t="0" r="635" b="9525"/>
            <wp:docPr id="142988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81938" name=""/>
                    <pic:cNvPicPr/>
                  </pic:nvPicPr>
                  <pic:blipFill>
                    <a:blip r:embed="rId23"/>
                    <a:stretch>
                      <a:fillRect/>
                    </a:stretch>
                  </pic:blipFill>
                  <pic:spPr>
                    <a:xfrm>
                      <a:off x="0" y="0"/>
                      <a:ext cx="4000560" cy="2077433"/>
                    </a:xfrm>
                    <a:prstGeom prst="rect">
                      <a:avLst/>
                    </a:prstGeom>
                  </pic:spPr>
                </pic:pic>
              </a:graphicData>
            </a:graphic>
          </wp:inline>
        </w:drawing>
      </w:r>
    </w:p>
    <w:p w14:paraId="401348BB" w14:textId="261783E1" w:rsidR="00D66693" w:rsidRPr="001B0FC2" w:rsidRDefault="00D66693" w:rsidP="00BE7C5A">
      <w:pPr>
        <w:pStyle w:val="Caption"/>
        <w:ind w:firstLineChars="100" w:firstLine="240"/>
        <w:rPr>
          <w:rFonts w:ascii="Times New Roman" w:hAnsi="Times New Roman" w:cs="Times New Roman"/>
          <w:sz w:val="24"/>
          <w:szCs w:val="24"/>
          <w:lang w:val="en-US"/>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14</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IPv4 server DNS configration</w:t>
      </w:r>
    </w:p>
    <w:p w14:paraId="541714C8" w14:textId="6DFB378A" w:rsidR="00D66693" w:rsidRPr="001B0FC2" w:rsidRDefault="00D66693" w:rsidP="00BE7C5A">
      <w:pPr>
        <w:ind w:firstLineChars="100" w:firstLine="240"/>
        <w:rPr>
          <w:rFonts w:eastAsiaTheme="minorEastAsia"/>
          <w:color w:val="1F497D" w:themeColor="text2"/>
          <w:sz w:val="24"/>
          <w:szCs w:val="24"/>
          <w:lang w:val="en-US" w:eastAsia="zh-CN"/>
        </w:rPr>
      </w:pPr>
      <w:r w:rsidRPr="001B0FC2">
        <w:rPr>
          <w:rFonts w:eastAsiaTheme="minorEastAsia"/>
          <w:color w:val="1F497D" w:themeColor="text2"/>
          <w:sz w:val="24"/>
          <w:szCs w:val="24"/>
          <w:lang w:val="en-US" w:eastAsia="zh-CN"/>
        </w:rPr>
        <w:t xml:space="preserve">DHCP </w:t>
      </w:r>
    </w:p>
    <w:p w14:paraId="43AE1206" w14:textId="77777777" w:rsidR="00D66693" w:rsidRPr="001B0FC2" w:rsidRDefault="00D66693" w:rsidP="00BE7C5A">
      <w:pPr>
        <w:keepNext/>
        <w:ind w:firstLineChars="100" w:firstLine="240"/>
        <w:rPr>
          <w:sz w:val="24"/>
          <w:szCs w:val="24"/>
        </w:rPr>
      </w:pPr>
      <w:r w:rsidRPr="001B0FC2">
        <w:rPr>
          <w:rFonts w:eastAsiaTheme="minorEastAsia"/>
          <w:noProof/>
          <w:sz w:val="24"/>
          <w:szCs w:val="24"/>
          <w:lang w:val="en-US" w:eastAsia="zh-CN"/>
        </w:rPr>
        <w:drawing>
          <wp:inline distT="0" distB="0" distL="0" distR="0" wp14:anchorId="7FCFCA6B" wp14:editId="087937D5">
            <wp:extent cx="4027613" cy="2546437"/>
            <wp:effectExtent l="0" t="0" r="0" b="6350"/>
            <wp:docPr id="58783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35478" name=""/>
                    <pic:cNvPicPr/>
                  </pic:nvPicPr>
                  <pic:blipFill>
                    <a:blip r:embed="rId24"/>
                    <a:stretch>
                      <a:fillRect/>
                    </a:stretch>
                  </pic:blipFill>
                  <pic:spPr>
                    <a:xfrm>
                      <a:off x="0" y="0"/>
                      <a:ext cx="4047544" cy="2559038"/>
                    </a:xfrm>
                    <a:prstGeom prst="rect">
                      <a:avLst/>
                    </a:prstGeom>
                  </pic:spPr>
                </pic:pic>
              </a:graphicData>
            </a:graphic>
          </wp:inline>
        </w:drawing>
      </w:r>
    </w:p>
    <w:p w14:paraId="5108D9BB" w14:textId="11FDCE6B" w:rsidR="00D66693" w:rsidRPr="001B0FC2" w:rsidRDefault="00D66693" w:rsidP="00BE7C5A">
      <w:pPr>
        <w:pStyle w:val="Caption"/>
        <w:ind w:firstLineChars="100" w:firstLine="240"/>
        <w:rPr>
          <w:rFonts w:ascii="Times New Roman" w:hAnsi="Times New Roman" w:cs="Times New Roman"/>
          <w:sz w:val="24"/>
          <w:szCs w:val="24"/>
          <w:lang w:val="en-US" w:eastAsia="zh-CN"/>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15</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 xml:space="preserve">IPv4 server </w:t>
      </w:r>
      <w:r w:rsidRPr="001B0FC2">
        <w:rPr>
          <w:rFonts w:ascii="Times New Roman" w:hAnsi="Times New Roman" w:cs="Times New Roman"/>
          <w:sz w:val="24"/>
          <w:szCs w:val="24"/>
          <w:lang w:val="en-US" w:eastAsia="zh-CN"/>
        </w:rPr>
        <w:t>DHCP configration</w:t>
      </w:r>
    </w:p>
    <w:p w14:paraId="34B4453B" w14:textId="6648B6FC" w:rsidR="00D66693" w:rsidRPr="001B0FC2" w:rsidRDefault="00D66693" w:rsidP="00D66693">
      <w:pPr>
        <w:pStyle w:val="ListParagraph"/>
        <w:numPr>
          <w:ilvl w:val="0"/>
          <w:numId w:val="8"/>
        </w:numPr>
        <w:rPr>
          <w:rFonts w:eastAsiaTheme="minorEastAsia"/>
          <w:color w:val="1F497D" w:themeColor="text2"/>
          <w:sz w:val="24"/>
          <w:szCs w:val="24"/>
          <w:lang w:val="en-US" w:eastAsia="zh-CN"/>
        </w:rPr>
      </w:pPr>
      <w:r w:rsidRPr="001B0FC2">
        <w:rPr>
          <w:rFonts w:eastAsiaTheme="minorEastAsia"/>
          <w:color w:val="1F497D" w:themeColor="text2"/>
          <w:sz w:val="24"/>
          <w:szCs w:val="24"/>
          <w:lang w:val="en-US" w:eastAsia="zh-CN"/>
        </w:rPr>
        <w:t>Static routing</w:t>
      </w:r>
      <w:r w:rsidRPr="001B0FC2">
        <w:rPr>
          <w:rFonts w:eastAsiaTheme="minorEastAsia"/>
          <w:color w:val="1F497D" w:themeColor="text2"/>
          <w:sz w:val="24"/>
          <w:szCs w:val="24"/>
          <w:lang w:val="mn-MN" w:eastAsia="zh-CN"/>
        </w:rPr>
        <w:t xml:space="preserve"> тохиргоо</w:t>
      </w:r>
    </w:p>
    <w:p w14:paraId="0F6A1C96" w14:textId="503A32AD" w:rsidR="00D66693" w:rsidRPr="001B0FC2" w:rsidRDefault="00D66693" w:rsidP="00D66693">
      <w:pPr>
        <w:pStyle w:val="ListParagraph"/>
        <w:ind w:left="360" w:firstLine="0"/>
        <w:rPr>
          <w:rFonts w:eastAsiaTheme="minorEastAsia"/>
          <w:color w:val="1F497D" w:themeColor="text2"/>
          <w:sz w:val="24"/>
          <w:szCs w:val="24"/>
          <w:lang w:val="mn-MN" w:eastAsia="zh-CN"/>
        </w:rPr>
      </w:pPr>
      <w:r w:rsidRPr="001B0FC2">
        <w:rPr>
          <w:rFonts w:eastAsiaTheme="minorEastAsia"/>
          <w:color w:val="1F497D" w:themeColor="text2"/>
          <w:sz w:val="24"/>
          <w:szCs w:val="24"/>
          <w:lang w:val="mn-MN" w:eastAsia="zh-CN"/>
        </w:rPr>
        <w:t>Салбар1</w:t>
      </w:r>
    </w:p>
    <w:p w14:paraId="08B1520D" w14:textId="77777777" w:rsidR="00D66693" w:rsidRPr="001B0FC2" w:rsidRDefault="00D66693" w:rsidP="00D66693">
      <w:pPr>
        <w:pStyle w:val="ListParagraph"/>
        <w:keepNext/>
        <w:ind w:left="360" w:firstLine="0"/>
        <w:rPr>
          <w:sz w:val="24"/>
          <w:szCs w:val="24"/>
        </w:rPr>
      </w:pPr>
      <w:r w:rsidRPr="001B0FC2">
        <w:rPr>
          <w:rFonts w:eastAsiaTheme="minorEastAsia"/>
          <w:noProof/>
          <w:sz w:val="24"/>
          <w:szCs w:val="24"/>
          <w:lang w:val="mn-MN" w:eastAsia="zh-CN"/>
        </w:rPr>
        <w:drawing>
          <wp:inline distT="0" distB="0" distL="0" distR="0" wp14:anchorId="4CCE0B78" wp14:editId="1C1404B4">
            <wp:extent cx="3955312" cy="1838413"/>
            <wp:effectExtent l="0" t="0" r="7620" b="0"/>
            <wp:docPr id="61541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10913" name=""/>
                    <pic:cNvPicPr/>
                  </pic:nvPicPr>
                  <pic:blipFill>
                    <a:blip r:embed="rId25"/>
                    <a:stretch>
                      <a:fillRect/>
                    </a:stretch>
                  </pic:blipFill>
                  <pic:spPr>
                    <a:xfrm>
                      <a:off x="0" y="0"/>
                      <a:ext cx="3990416" cy="1854729"/>
                    </a:xfrm>
                    <a:prstGeom prst="rect">
                      <a:avLst/>
                    </a:prstGeom>
                  </pic:spPr>
                </pic:pic>
              </a:graphicData>
            </a:graphic>
          </wp:inline>
        </w:drawing>
      </w:r>
    </w:p>
    <w:p w14:paraId="00F6EBE0" w14:textId="4D565EAD" w:rsidR="00D66693" w:rsidRPr="001B0FC2" w:rsidRDefault="00D66693" w:rsidP="00BE7C5A">
      <w:pPr>
        <w:pStyle w:val="Caption"/>
        <w:ind w:firstLineChars="100" w:firstLine="240"/>
        <w:rPr>
          <w:rFonts w:ascii="Times New Roman" w:hAnsi="Times New Roman" w:cs="Times New Roman"/>
          <w:sz w:val="24"/>
          <w:szCs w:val="24"/>
          <w:lang w:val="en-US"/>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16</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 xml:space="preserve"> Branch1-ip route</w:t>
      </w:r>
    </w:p>
    <w:p w14:paraId="4E4A8838" w14:textId="77777777" w:rsidR="00D66693" w:rsidRPr="001B0FC2" w:rsidRDefault="00D66693" w:rsidP="00BE7C5A">
      <w:pPr>
        <w:keepNext/>
        <w:ind w:firstLineChars="100" w:firstLine="240"/>
        <w:rPr>
          <w:sz w:val="24"/>
          <w:szCs w:val="24"/>
        </w:rPr>
      </w:pPr>
      <w:r w:rsidRPr="001B0FC2">
        <w:rPr>
          <w:rFonts w:eastAsiaTheme="minorEastAsia"/>
          <w:noProof/>
          <w:sz w:val="24"/>
          <w:szCs w:val="24"/>
          <w:lang w:val="en-US"/>
        </w:rPr>
        <w:drawing>
          <wp:inline distT="0" distB="0" distL="0" distR="0" wp14:anchorId="38C8A163" wp14:editId="64F6FE29">
            <wp:extent cx="4211625" cy="1969149"/>
            <wp:effectExtent l="0" t="0" r="0" b="0"/>
            <wp:docPr id="70218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82742" name=""/>
                    <pic:cNvPicPr/>
                  </pic:nvPicPr>
                  <pic:blipFill>
                    <a:blip r:embed="rId26"/>
                    <a:stretch>
                      <a:fillRect/>
                    </a:stretch>
                  </pic:blipFill>
                  <pic:spPr>
                    <a:xfrm>
                      <a:off x="0" y="0"/>
                      <a:ext cx="4227822" cy="1976722"/>
                    </a:xfrm>
                    <a:prstGeom prst="rect">
                      <a:avLst/>
                    </a:prstGeom>
                  </pic:spPr>
                </pic:pic>
              </a:graphicData>
            </a:graphic>
          </wp:inline>
        </w:drawing>
      </w:r>
    </w:p>
    <w:p w14:paraId="7256371F" w14:textId="78618D49" w:rsidR="00D66693" w:rsidRPr="001B0FC2" w:rsidRDefault="00D66693" w:rsidP="00BE7C5A">
      <w:pPr>
        <w:pStyle w:val="Caption"/>
        <w:ind w:firstLineChars="100" w:firstLine="240"/>
        <w:rPr>
          <w:rFonts w:ascii="Times New Roman" w:hAnsi="Times New Roman" w:cs="Times New Roman"/>
          <w:sz w:val="24"/>
          <w:szCs w:val="24"/>
          <w:lang w:val="en-US"/>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17</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 xml:space="preserve"> branch1 ipv6 route</w:t>
      </w:r>
    </w:p>
    <w:p w14:paraId="7B9888FA" w14:textId="0FAD78B7" w:rsidR="00D66693" w:rsidRPr="001B0FC2" w:rsidRDefault="00D66693" w:rsidP="00BE7C5A">
      <w:pPr>
        <w:ind w:firstLineChars="100" w:firstLine="240"/>
        <w:rPr>
          <w:rFonts w:eastAsiaTheme="minorEastAsia"/>
          <w:color w:val="1F497D" w:themeColor="text2"/>
          <w:sz w:val="24"/>
          <w:szCs w:val="24"/>
          <w:lang w:val="mn-MN" w:eastAsia="zh-CN"/>
        </w:rPr>
      </w:pPr>
      <w:r w:rsidRPr="001B0FC2">
        <w:rPr>
          <w:rFonts w:eastAsiaTheme="minorEastAsia"/>
          <w:color w:val="1F497D" w:themeColor="text2"/>
          <w:sz w:val="24"/>
          <w:szCs w:val="24"/>
          <w:lang w:val="mn-MN" w:eastAsia="zh-CN"/>
        </w:rPr>
        <w:t>Салбар2</w:t>
      </w:r>
    </w:p>
    <w:p w14:paraId="678054D2" w14:textId="77777777" w:rsidR="00D66693" w:rsidRPr="001B0FC2" w:rsidRDefault="00D66693" w:rsidP="00BE7C5A">
      <w:pPr>
        <w:keepNext/>
        <w:ind w:firstLineChars="100" w:firstLine="240"/>
        <w:rPr>
          <w:sz w:val="24"/>
          <w:szCs w:val="24"/>
        </w:rPr>
      </w:pPr>
      <w:r w:rsidRPr="001B0FC2">
        <w:rPr>
          <w:rFonts w:eastAsiaTheme="minorEastAsia"/>
          <w:noProof/>
          <w:sz w:val="24"/>
          <w:szCs w:val="24"/>
          <w:lang w:val="mn-MN" w:eastAsia="zh-CN"/>
        </w:rPr>
        <w:drawing>
          <wp:inline distT="0" distB="0" distL="0" distR="0" wp14:anchorId="3A5C38A1" wp14:editId="281FC57F">
            <wp:extent cx="4129686" cy="1857937"/>
            <wp:effectExtent l="0" t="0" r="4445" b="9525"/>
            <wp:docPr id="58542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28118" name=""/>
                    <pic:cNvPicPr/>
                  </pic:nvPicPr>
                  <pic:blipFill>
                    <a:blip r:embed="rId27"/>
                    <a:stretch>
                      <a:fillRect/>
                    </a:stretch>
                  </pic:blipFill>
                  <pic:spPr>
                    <a:xfrm>
                      <a:off x="0" y="0"/>
                      <a:ext cx="4153232" cy="1868530"/>
                    </a:xfrm>
                    <a:prstGeom prst="rect">
                      <a:avLst/>
                    </a:prstGeom>
                  </pic:spPr>
                </pic:pic>
              </a:graphicData>
            </a:graphic>
          </wp:inline>
        </w:drawing>
      </w:r>
    </w:p>
    <w:p w14:paraId="7DF35482" w14:textId="15D91CD1" w:rsidR="00D66693" w:rsidRPr="001B0FC2" w:rsidRDefault="00D66693" w:rsidP="00BE7C5A">
      <w:pPr>
        <w:pStyle w:val="Caption"/>
        <w:ind w:firstLineChars="100" w:firstLine="240"/>
        <w:rPr>
          <w:rFonts w:ascii="Times New Roman" w:hAnsi="Times New Roman" w:cs="Times New Roman"/>
          <w:sz w:val="24"/>
          <w:szCs w:val="24"/>
          <w:lang w:val="en-US"/>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18</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 xml:space="preserve"> Branch2 ip route</w:t>
      </w:r>
    </w:p>
    <w:p w14:paraId="14D5399B" w14:textId="77777777" w:rsidR="00D66693" w:rsidRPr="001B0FC2" w:rsidRDefault="00D66693" w:rsidP="00BE7C5A">
      <w:pPr>
        <w:keepNext/>
        <w:ind w:firstLineChars="100" w:firstLine="240"/>
        <w:rPr>
          <w:sz w:val="24"/>
          <w:szCs w:val="24"/>
        </w:rPr>
      </w:pPr>
      <w:r w:rsidRPr="001B0FC2">
        <w:rPr>
          <w:rFonts w:eastAsiaTheme="minorEastAsia"/>
          <w:noProof/>
          <w:sz w:val="24"/>
          <w:szCs w:val="24"/>
          <w:lang w:val="en-US"/>
        </w:rPr>
        <w:drawing>
          <wp:inline distT="0" distB="0" distL="0" distR="0" wp14:anchorId="157B9A86" wp14:editId="0F3BDAF5">
            <wp:extent cx="4070970" cy="2441751"/>
            <wp:effectExtent l="0" t="0" r="6350" b="0"/>
            <wp:docPr id="170397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73144" name=""/>
                    <pic:cNvPicPr/>
                  </pic:nvPicPr>
                  <pic:blipFill>
                    <a:blip r:embed="rId28"/>
                    <a:stretch>
                      <a:fillRect/>
                    </a:stretch>
                  </pic:blipFill>
                  <pic:spPr>
                    <a:xfrm>
                      <a:off x="0" y="0"/>
                      <a:ext cx="4085106" cy="2450230"/>
                    </a:xfrm>
                    <a:prstGeom prst="rect">
                      <a:avLst/>
                    </a:prstGeom>
                  </pic:spPr>
                </pic:pic>
              </a:graphicData>
            </a:graphic>
          </wp:inline>
        </w:drawing>
      </w:r>
    </w:p>
    <w:p w14:paraId="67A1A751" w14:textId="0E5EEF80" w:rsidR="00D66693" w:rsidRPr="001B0FC2" w:rsidRDefault="00D66693" w:rsidP="00BE7C5A">
      <w:pPr>
        <w:pStyle w:val="Caption"/>
        <w:ind w:firstLineChars="100" w:firstLine="240"/>
        <w:rPr>
          <w:rFonts w:ascii="Times New Roman" w:hAnsi="Times New Roman" w:cs="Times New Roman"/>
          <w:sz w:val="24"/>
          <w:szCs w:val="24"/>
          <w:lang w:val="en-US"/>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19</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 xml:space="preserve"> Branch2 ipv6 route</w:t>
      </w:r>
    </w:p>
    <w:p w14:paraId="557AAB90" w14:textId="3BB7A868" w:rsidR="00D66693" w:rsidRPr="001B0FC2" w:rsidRDefault="00D66693" w:rsidP="00BE7C5A">
      <w:pPr>
        <w:ind w:firstLineChars="100" w:firstLine="240"/>
        <w:rPr>
          <w:rFonts w:eastAsiaTheme="minorEastAsia"/>
          <w:color w:val="1F497D" w:themeColor="text2"/>
          <w:sz w:val="24"/>
          <w:szCs w:val="24"/>
          <w:lang w:val="mn-MN" w:eastAsia="zh-CN"/>
        </w:rPr>
      </w:pPr>
      <w:r w:rsidRPr="001B0FC2">
        <w:rPr>
          <w:rFonts w:eastAsiaTheme="minorEastAsia"/>
          <w:color w:val="1F497D" w:themeColor="text2"/>
          <w:sz w:val="24"/>
          <w:szCs w:val="24"/>
          <w:lang w:val="mn-MN" w:eastAsia="zh-CN"/>
        </w:rPr>
        <w:t>Төв салбар</w:t>
      </w:r>
    </w:p>
    <w:p w14:paraId="73F801BD" w14:textId="77777777" w:rsidR="00D66693" w:rsidRPr="001B0FC2" w:rsidRDefault="00D66693" w:rsidP="00BE7C5A">
      <w:pPr>
        <w:keepNext/>
        <w:ind w:firstLineChars="100" w:firstLine="240"/>
        <w:rPr>
          <w:sz w:val="24"/>
          <w:szCs w:val="24"/>
        </w:rPr>
      </w:pPr>
      <w:r w:rsidRPr="001B0FC2">
        <w:rPr>
          <w:rFonts w:eastAsiaTheme="minorEastAsia"/>
          <w:noProof/>
          <w:sz w:val="24"/>
          <w:szCs w:val="24"/>
          <w:lang w:val="en-US" w:eastAsia="zh-CN"/>
        </w:rPr>
        <w:drawing>
          <wp:inline distT="0" distB="0" distL="0" distR="0" wp14:anchorId="058E119C" wp14:editId="40E41F49">
            <wp:extent cx="4539044" cy="2377440"/>
            <wp:effectExtent l="0" t="0" r="0" b="3810"/>
            <wp:docPr id="126879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99660" name=""/>
                    <pic:cNvPicPr/>
                  </pic:nvPicPr>
                  <pic:blipFill>
                    <a:blip r:embed="rId29"/>
                    <a:stretch>
                      <a:fillRect/>
                    </a:stretch>
                  </pic:blipFill>
                  <pic:spPr>
                    <a:xfrm>
                      <a:off x="0" y="0"/>
                      <a:ext cx="4547599" cy="2381921"/>
                    </a:xfrm>
                    <a:prstGeom prst="rect">
                      <a:avLst/>
                    </a:prstGeom>
                  </pic:spPr>
                </pic:pic>
              </a:graphicData>
            </a:graphic>
          </wp:inline>
        </w:drawing>
      </w:r>
    </w:p>
    <w:p w14:paraId="16EF579C" w14:textId="393376CE" w:rsidR="00D66693" w:rsidRPr="001B0FC2" w:rsidRDefault="00D66693" w:rsidP="00BE7C5A">
      <w:pPr>
        <w:pStyle w:val="Caption"/>
        <w:ind w:firstLineChars="100" w:firstLine="240"/>
        <w:rPr>
          <w:rFonts w:ascii="Times New Roman" w:hAnsi="Times New Roman" w:cs="Times New Roman"/>
          <w:sz w:val="24"/>
          <w:szCs w:val="24"/>
          <w:lang w:val="en-US"/>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20</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 xml:space="preserve"> center ip route</w:t>
      </w:r>
    </w:p>
    <w:p w14:paraId="3AC48DF9" w14:textId="77777777" w:rsidR="00D66693" w:rsidRPr="001B0FC2" w:rsidRDefault="00D66693" w:rsidP="00BE7C5A">
      <w:pPr>
        <w:keepNext/>
        <w:ind w:firstLineChars="100" w:firstLine="240"/>
        <w:rPr>
          <w:sz w:val="24"/>
          <w:szCs w:val="24"/>
        </w:rPr>
      </w:pPr>
      <w:r w:rsidRPr="001B0FC2">
        <w:rPr>
          <w:rFonts w:eastAsiaTheme="minorEastAsia"/>
          <w:noProof/>
          <w:sz w:val="24"/>
          <w:szCs w:val="24"/>
          <w:lang w:val="en-US" w:eastAsia="zh-CN"/>
        </w:rPr>
        <w:drawing>
          <wp:inline distT="0" distB="0" distL="0" distR="0" wp14:anchorId="5C0AD31B" wp14:editId="51CD40BE">
            <wp:extent cx="4520964" cy="2711656"/>
            <wp:effectExtent l="0" t="0" r="0" b="0"/>
            <wp:docPr id="35659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90439" name=""/>
                    <pic:cNvPicPr/>
                  </pic:nvPicPr>
                  <pic:blipFill>
                    <a:blip r:embed="rId30"/>
                    <a:stretch>
                      <a:fillRect/>
                    </a:stretch>
                  </pic:blipFill>
                  <pic:spPr>
                    <a:xfrm>
                      <a:off x="0" y="0"/>
                      <a:ext cx="4531504" cy="2717978"/>
                    </a:xfrm>
                    <a:prstGeom prst="rect">
                      <a:avLst/>
                    </a:prstGeom>
                  </pic:spPr>
                </pic:pic>
              </a:graphicData>
            </a:graphic>
          </wp:inline>
        </w:drawing>
      </w:r>
    </w:p>
    <w:p w14:paraId="5C9ACB30" w14:textId="229EE6D3" w:rsidR="00D66693" w:rsidRPr="001B0FC2" w:rsidRDefault="00D66693" w:rsidP="00BE7C5A">
      <w:pPr>
        <w:pStyle w:val="Caption"/>
        <w:ind w:firstLineChars="100" w:firstLine="240"/>
        <w:rPr>
          <w:rFonts w:ascii="Times New Roman" w:hAnsi="Times New Roman" w:cs="Times New Roman"/>
          <w:sz w:val="24"/>
          <w:szCs w:val="24"/>
          <w:lang w:val="en-US"/>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21</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 xml:space="preserve"> center ipv6 route</w:t>
      </w:r>
    </w:p>
    <w:p w14:paraId="18FDA791" w14:textId="48863E9B" w:rsidR="00D66693" w:rsidRPr="001B0FC2" w:rsidRDefault="00D66693" w:rsidP="00D66693">
      <w:pPr>
        <w:pStyle w:val="ListParagraph"/>
        <w:numPr>
          <w:ilvl w:val="0"/>
          <w:numId w:val="8"/>
        </w:numPr>
        <w:rPr>
          <w:rFonts w:eastAsiaTheme="minorEastAsia"/>
          <w:color w:val="1F497D" w:themeColor="text2"/>
          <w:sz w:val="24"/>
          <w:szCs w:val="24"/>
          <w:lang w:val="en-US" w:eastAsia="zh-CN"/>
        </w:rPr>
      </w:pPr>
      <w:r w:rsidRPr="001B0FC2">
        <w:rPr>
          <w:rFonts w:eastAsiaTheme="minorEastAsia"/>
          <w:color w:val="1F497D" w:themeColor="text2"/>
          <w:sz w:val="24"/>
          <w:szCs w:val="24"/>
          <w:lang w:val="en-US" w:eastAsia="zh-CN"/>
        </w:rPr>
        <w:t>PC2(Ipv4) Ipv4 server-</w:t>
      </w:r>
      <w:r w:rsidRPr="001B0FC2">
        <w:rPr>
          <w:rFonts w:eastAsiaTheme="minorEastAsia"/>
          <w:color w:val="1F497D" w:themeColor="text2"/>
          <w:sz w:val="24"/>
          <w:szCs w:val="24"/>
          <w:lang w:val="mn-MN" w:eastAsia="zh-CN"/>
        </w:rPr>
        <w:t>ээс ip хаяг авахийн тулд Салбар 1</w:t>
      </w:r>
      <w:r w:rsidRPr="001B0FC2">
        <w:rPr>
          <w:rFonts w:eastAsiaTheme="minorEastAsia"/>
          <w:color w:val="1F497D" w:themeColor="text2"/>
          <w:sz w:val="24"/>
          <w:szCs w:val="24"/>
          <w:lang w:val="en-US" w:eastAsia="zh-CN"/>
        </w:rPr>
        <w:t xml:space="preserve"> router дээр DHCP rely тохируулна</w:t>
      </w:r>
      <w:del w:id="0" w:author="Enreel He" w:date="2024-12-12T15:53:00Z" w16du:dateUtc="2024-12-12T07:53:00Z">
        <w:r w:rsidRPr="001B0FC2" w:rsidDel="00D66693">
          <w:rPr>
            <w:rFonts w:eastAsiaTheme="minorEastAsia"/>
            <w:color w:val="1F497D" w:themeColor="text2"/>
            <w:sz w:val="24"/>
            <w:szCs w:val="24"/>
            <w:lang w:val="en-US" w:eastAsia="zh-CN"/>
          </w:rPr>
          <w:delText>-</w:delText>
        </w:r>
      </w:del>
    </w:p>
    <w:p w14:paraId="0AB83FD9" w14:textId="77777777" w:rsidR="008873EE" w:rsidRPr="001B0FC2" w:rsidRDefault="008873EE" w:rsidP="00BE7C5A">
      <w:pPr>
        <w:keepNext/>
        <w:ind w:firstLineChars="100" w:firstLine="240"/>
        <w:rPr>
          <w:sz w:val="24"/>
          <w:szCs w:val="24"/>
        </w:rPr>
      </w:pPr>
      <w:r w:rsidRPr="001B0FC2">
        <w:rPr>
          <w:rFonts w:eastAsiaTheme="minorEastAsia"/>
          <w:noProof/>
          <w:sz w:val="24"/>
          <w:szCs w:val="24"/>
          <w:lang w:val="en-US" w:eastAsia="zh-CN"/>
        </w:rPr>
        <w:drawing>
          <wp:inline distT="0" distB="0" distL="0" distR="0" wp14:anchorId="0CAAE64E" wp14:editId="705F0A26">
            <wp:extent cx="3997842" cy="304733"/>
            <wp:effectExtent l="0" t="0" r="0" b="635"/>
            <wp:docPr id="3979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9008" name=""/>
                    <pic:cNvPicPr/>
                  </pic:nvPicPr>
                  <pic:blipFill>
                    <a:blip r:embed="rId31"/>
                    <a:stretch>
                      <a:fillRect/>
                    </a:stretch>
                  </pic:blipFill>
                  <pic:spPr>
                    <a:xfrm>
                      <a:off x="0" y="0"/>
                      <a:ext cx="4088117" cy="311614"/>
                    </a:xfrm>
                    <a:prstGeom prst="rect">
                      <a:avLst/>
                    </a:prstGeom>
                  </pic:spPr>
                </pic:pic>
              </a:graphicData>
            </a:graphic>
          </wp:inline>
        </w:drawing>
      </w:r>
    </w:p>
    <w:p w14:paraId="47997B21" w14:textId="56545DD4" w:rsidR="008873EE" w:rsidRPr="001B0FC2" w:rsidRDefault="008873EE" w:rsidP="00BE7C5A">
      <w:pPr>
        <w:pStyle w:val="Caption"/>
        <w:ind w:firstLineChars="100" w:firstLine="240"/>
        <w:rPr>
          <w:rFonts w:ascii="Times New Roman" w:eastAsiaTheme="minorEastAsia" w:hAnsi="Times New Roman" w:cs="Times New Roman"/>
          <w:sz w:val="24"/>
          <w:szCs w:val="24"/>
          <w:lang w:val="mn-MN" w:eastAsia="zh-CN"/>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22</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mn-MN"/>
        </w:rPr>
        <w:t xml:space="preserve"> </w:t>
      </w:r>
      <w:r w:rsidRPr="001B0FC2">
        <w:rPr>
          <w:rFonts w:ascii="Times New Roman" w:hAnsi="Times New Roman" w:cs="Times New Roman"/>
          <w:sz w:val="24"/>
          <w:szCs w:val="24"/>
          <w:lang w:val="mn-MN" w:eastAsia="zh-CN"/>
        </w:rPr>
        <w:t>dhcp relay</w:t>
      </w:r>
    </w:p>
    <w:p w14:paraId="693770F0" w14:textId="71259A94" w:rsidR="008873EE" w:rsidRPr="001B0FC2" w:rsidRDefault="008873EE" w:rsidP="00BE7C5A">
      <w:pPr>
        <w:ind w:firstLineChars="100" w:firstLine="240"/>
        <w:rPr>
          <w:rFonts w:eastAsiaTheme="minorEastAsia"/>
          <w:color w:val="1F497D" w:themeColor="text2"/>
          <w:sz w:val="24"/>
          <w:szCs w:val="24"/>
          <w:lang w:val="mn-MN" w:eastAsia="zh-CN"/>
        </w:rPr>
      </w:pPr>
      <w:r w:rsidRPr="001B0FC2">
        <w:rPr>
          <w:rFonts w:eastAsiaTheme="minorEastAsia"/>
          <w:color w:val="1F497D" w:themeColor="text2"/>
          <w:sz w:val="24"/>
          <w:szCs w:val="24"/>
          <w:lang w:val="mn-MN" w:eastAsia="zh-CN"/>
        </w:rPr>
        <w:t>Энэ нь салбар1</w:t>
      </w:r>
      <w:r w:rsidRPr="001B0FC2">
        <w:rPr>
          <w:rFonts w:eastAsiaTheme="minorEastAsia"/>
          <w:color w:val="1F497D" w:themeColor="text2"/>
          <w:sz w:val="24"/>
          <w:szCs w:val="24"/>
          <w:lang w:eastAsia="zh-CN"/>
        </w:rPr>
        <w:t xml:space="preserve"> router</w:t>
      </w:r>
      <w:r w:rsidRPr="001B0FC2">
        <w:rPr>
          <w:rFonts w:eastAsiaTheme="minorEastAsia"/>
          <w:color w:val="1F497D" w:themeColor="text2"/>
          <w:sz w:val="24"/>
          <w:szCs w:val="24"/>
          <w:lang w:val="mn-MN" w:eastAsia="zh-CN"/>
        </w:rPr>
        <w:t>-т РС2-оос ирсэн</w:t>
      </w:r>
      <w:r w:rsidRPr="001B0FC2">
        <w:rPr>
          <w:rFonts w:eastAsiaTheme="minorEastAsia"/>
          <w:color w:val="1F497D" w:themeColor="text2"/>
          <w:sz w:val="24"/>
          <w:szCs w:val="24"/>
          <w:lang w:eastAsia="zh-CN"/>
        </w:rPr>
        <w:t xml:space="preserve"> DHCP request</w:t>
      </w:r>
      <w:r w:rsidRPr="001B0FC2">
        <w:rPr>
          <w:rFonts w:eastAsiaTheme="minorEastAsia"/>
          <w:color w:val="1F497D" w:themeColor="text2"/>
          <w:sz w:val="24"/>
          <w:szCs w:val="24"/>
          <w:lang w:val="mn-MN" w:eastAsia="zh-CN"/>
        </w:rPr>
        <w:t xml:space="preserve"> -ийг </w:t>
      </w:r>
      <w:r w:rsidRPr="001B0FC2">
        <w:rPr>
          <w:rFonts w:eastAsiaTheme="minorEastAsia"/>
          <w:color w:val="1F497D" w:themeColor="text2"/>
          <w:sz w:val="24"/>
          <w:szCs w:val="24"/>
          <w:lang w:eastAsia="zh-CN"/>
        </w:rPr>
        <w:t xml:space="preserve"> 192.168.10.3</w:t>
      </w:r>
      <w:r w:rsidRPr="001B0FC2">
        <w:rPr>
          <w:rFonts w:eastAsiaTheme="minorEastAsia"/>
          <w:color w:val="1F497D" w:themeColor="text2"/>
          <w:sz w:val="24"/>
          <w:szCs w:val="24"/>
          <w:lang w:val="mn-MN" w:eastAsia="zh-CN"/>
        </w:rPr>
        <w:t xml:space="preserve"> хаягтай </w:t>
      </w:r>
      <w:r w:rsidRPr="001B0FC2">
        <w:rPr>
          <w:rFonts w:eastAsiaTheme="minorEastAsia"/>
          <w:color w:val="1F497D" w:themeColor="text2"/>
          <w:sz w:val="24"/>
          <w:szCs w:val="24"/>
          <w:lang w:eastAsia="zh-CN"/>
        </w:rPr>
        <w:t xml:space="preserve">DHCP Server </w:t>
      </w:r>
      <w:r w:rsidRPr="001B0FC2">
        <w:rPr>
          <w:rFonts w:eastAsiaTheme="minorEastAsia"/>
          <w:color w:val="1F497D" w:themeColor="text2"/>
          <w:sz w:val="24"/>
          <w:szCs w:val="24"/>
          <w:lang w:val="mn-MN" w:eastAsia="zh-CN"/>
        </w:rPr>
        <w:t>руу илгээнэ.</w:t>
      </w:r>
    </w:p>
    <w:p w14:paraId="514B6FB6" w14:textId="455602D4" w:rsidR="008873EE" w:rsidRPr="001B0FC2" w:rsidRDefault="008873EE" w:rsidP="008873EE">
      <w:pPr>
        <w:pStyle w:val="ListParagraph"/>
        <w:numPr>
          <w:ilvl w:val="0"/>
          <w:numId w:val="8"/>
        </w:numPr>
        <w:rPr>
          <w:rFonts w:eastAsiaTheme="minorEastAsia"/>
          <w:color w:val="1F497D" w:themeColor="text2"/>
          <w:sz w:val="24"/>
          <w:szCs w:val="24"/>
          <w:lang w:val="mn-MN" w:eastAsia="zh-CN"/>
        </w:rPr>
      </w:pPr>
      <w:r w:rsidRPr="001B0FC2">
        <w:rPr>
          <w:rFonts w:eastAsiaTheme="minorEastAsia"/>
          <w:color w:val="1F497D" w:themeColor="text2"/>
          <w:sz w:val="24"/>
          <w:szCs w:val="24"/>
          <w:lang w:val="mn-MN" w:eastAsia="zh-CN"/>
        </w:rPr>
        <w:t>Салбар2 router дээр DHCP pool үүсгэх</w:t>
      </w:r>
    </w:p>
    <w:p w14:paraId="6D98684D" w14:textId="0425BF28" w:rsidR="008873EE" w:rsidRPr="001B0FC2" w:rsidRDefault="005543E6" w:rsidP="00BE7C5A">
      <w:pPr>
        <w:keepNext/>
        <w:ind w:firstLineChars="100" w:firstLine="240"/>
        <w:rPr>
          <w:sz w:val="24"/>
          <w:szCs w:val="24"/>
        </w:rPr>
      </w:pPr>
      <w:r w:rsidRPr="001B0FC2">
        <w:rPr>
          <w:noProof/>
          <w:sz w:val="24"/>
          <w:szCs w:val="24"/>
        </w:rPr>
        <w:drawing>
          <wp:inline distT="0" distB="0" distL="0" distR="0" wp14:anchorId="372322B8" wp14:editId="329B7432">
            <wp:extent cx="4006348" cy="628751"/>
            <wp:effectExtent l="0" t="0" r="0" b="0"/>
            <wp:docPr id="2304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056" name=""/>
                    <pic:cNvPicPr/>
                  </pic:nvPicPr>
                  <pic:blipFill>
                    <a:blip r:embed="rId32"/>
                    <a:stretch>
                      <a:fillRect/>
                    </a:stretch>
                  </pic:blipFill>
                  <pic:spPr>
                    <a:xfrm>
                      <a:off x="0" y="0"/>
                      <a:ext cx="4050474" cy="635676"/>
                    </a:xfrm>
                    <a:prstGeom prst="rect">
                      <a:avLst/>
                    </a:prstGeom>
                  </pic:spPr>
                </pic:pic>
              </a:graphicData>
            </a:graphic>
          </wp:inline>
        </w:drawing>
      </w:r>
    </w:p>
    <w:p w14:paraId="7E289CE6" w14:textId="2ED35504" w:rsidR="008873EE" w:rsidRPr="001B0FC2" w:rsidRDefault="008873EE" w:rsidP="00BE7C5A">
      <w:pPr>
        <w:pStyle w:val="Caption"/>
        <w:ind w:firstLineChars="100" w:firstLine="240"/>
        <w:rPr>
          <w:rFonts w:ascii="Times New Roman" w:hAnsi="Times New Roman" w:cs="Times New Roman"/>
          <w:sz w:val="24"/>
          <w:szCs w:val="24"/>
          <w:lang w:eastAsia="zh-CN"/>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23</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eastAsia="zh-CN"/>
        </w:rPr>
        <w:t xml:space="preserve"> dhcp pool on branch2 router</w:t>
      </w:r>
    </w:p>
    <w:p w14:paraId="3BA32208" w14:textId="77CE5713" w:rsidR="008873EE" w:rsidRPr="001B0FC2" w:rsidRDefault="008873EE" w:rsidP="008873EE">
      <w:pPr>
        <w:pStyle w:val="ListParagraph"/>
        <w:numPr>
          <w:ilvl w:val="0"/>
          <w:numId w:val="8"/>
        </w:numPr>
        <w:rPr>
          <w:rFonts w:eastAsiaTheme="minorEastAsia"/>
          <w:color w:val="1F497D" w:themeColor="text2"/>
          <w:sz w:val="24"/>
          <w:szCs w:val="24"/>
          <w:lang w:eastAsia="zh-CN"/>
        </w:rPr>
      </w:pPr>
      <w:r w:rsidRPr="001B0FC2">
        <w:rPr>
          <w:rFonts w:eastAsiaTheme="minorEastAsia"/>
          <w:color w:val="1F497D" w:themeColor="text2"/>
          <w:sz w:val="24"/>
          <w:szCs w:val="24"/>
          <w:lang w:val="en-US" w:eastAsia="zh-CN"/>
        </w:rPr>
        <w:t>PC</w:t>
      </w:r>
      <w:r w:rsidRPr="001B0FC2">
        <w:rPr>
          <w:rFonts w:eastAsiaTheme="minorEastAsia"/>
          <w:color w:val="1F497D" w:themeColor="text2"/>
          <w:sz w:val="24"/>
          <w:szCs w:val="24"/>
          <w:lang w:eastAsia="zh-CN"/>
        </w:rPr>
        <w:t>-нүүдийн х</w:t>
      </w:r>
      <w:r w:rsidRPr="001B0FC2">
        <w:rPr>
          <w:rFonts w:eastAsiaTheme="minorEastAsia"/>
          <w:color w:val="1F497D" w:themeColor="text2"/>
          <w:sz w:val="24"/>
          <w:szCs w:val="24"/>
          <w:lang w:val="mn-MN" w:eastAsia="zh-CN"/>
        </w:rPr>
        <w:t>аягийн тохиргоо</w:t>
      </w:r>
    </w:p>
    <w:p w14:paraId="17B0DF4E" w14:textId="040E7682" w:rsidR="008873EE" w:rsidRPr="001B0FC2" w:rsidRDefault="008873EE" w:rsidP="008873EE">
      <w:pPr>
        <w:pStyle w:val="ListParagraph"/>
        <w:ind w:left="360" w:firstLine="0"/>
        <w:rPr>
          <w:rFonts w:eastAsiaTheme="minorEastAsia"/>
          <w:color w:val="1F497D" w:themeColor="text2"/>
          <w:sz w:val="24"/>
          <w:szCs w:val="24"/>
          <w:lang w:val="en-US" w:eastAsia="zh-CN"/>
        </w:rPr>
      </w:pPr>
      <w:r w:rsidRPr="001B0FC2">
        <w:rPr>
          <w:rFonts w:eastAsiaTheme="minorEastAsia"/>
          <w:color w:val="1F497D" w:themeColor="text2"/>
          <w:sz w:val="24"/>
          <w:szCs w:val="24"/>
          <w:lang w:val="en-US" w:eastAsia="zh-CN"/>
        </w:rPr>
        <w:t>PC1: Request Ipv6 address from Ipv6 server</w:t>
      </w:r>
    </w:p>
    <w:p w14:paraId="588A5F50" w14:textId="77777777" w:rsidR="008873EE" w:rsidRPr="001B0FC2" w:rsidRDefault="008873EE" w:rsidP="00BE7C5A">
      <w:pPr>
        <w:keepNext/>
        <w:ind w:firstLineChars="100" w:firstLine="240"/>
        <w:rPr>
          <w:sz w:val="24"/>
          <w:szCs w:val="24"/>
        </w:rPr>
      </w:pPr>
      <w:r w:rsidRPr="001B0FC2">
        <w:rPr>
          <w:rFonts w:eastAsiaTheme="minorEastAsia"/>
          <w:noProof/>
          <w:sz w:val="24"/>
          <w:szCs w:val="24"/>
          <w:lang w:val="en-US" w:eastAsia="zh-CN"/>
        </w:rPr>
        <w:drawing>
          <wp:inline distT="0" distB="0" distL="0" distR="0" wp14:anchorId="208ABEE7" wp14:editId="070B2284">
            <wp:extent cx="3708637" cy="851473"/>
            <wp:effectExtent l="0" t="0" r="6350" b="6350"/>
            <wp:docPr id="75506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69608" name=""/>
                    <pic:cNvPicPr/>
                  </pic:nvPicPr>
                  <pic:blipFill>
                    <a:blip r:embed="rId33"/>
                    <a:stretch>
                      <a:fillRect/>
                    </a:stretch>
                  </pic:blipFill>
                  <pic:spPr>
                    <a:xfrm>
                      <a:off x="0" y="0"/>
                      <a:ext cx="3752283" cy="861494"/>
                    </a:xfrm>
                    <a:prstGeom prst="rect">
                      <a:avLst/>
                    </a:prstGeom>
                  </pic:spPr>
                </pic:pic>
              </a:graphicData>
            </a:graphic>
          </wp:inline>
        </w:drawing>
      </w:r>
    </w:p>
    <w:p w14:paraId="4C415310" w14:textId="2B14570A" w:rsidR="008873EE" w:rsidRPr="001B0FC2" w:rsidRDefault="008873EE" w:rsidP="00BE7C5A">
      <w:pPr>
        <w:pStyle w:val="Caption"/>
        <w:ind w:firstLineChars="100" w:firstLine="240"/>
        <w:rPr>
          <w:rFonts w:ascii="Times New Roman" w:hAnsi="Times New Roman" w:cs="Times New Roman"/>
          <w:sz w:val="24"/>
          <w:szCs w:val="24"/>
          <w:lang w:val="en-US"/>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24</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 xml:space="preserve"> PC1-IPv6</w:t>
      </w:r>
    </w:p>
    <w:p w14:paraId="3A3F21B9" w14:textId="658A159A" w:rsidR="008873EE" w:rsidRPr="001B0FC2" w:rsidRDefault="008873EE" w:rsidP="00CA6359">
      <w:pPr>
        <w:ind w:firstLineChars="100" w:firstLine="240"/>
        <w:rPr>
          <w:rFonts w:eastAsiaTheme="minorEastAsia"/>
          <w:color w:val="1F497D" w:themeColor="text2"/>
          <w:sz w:val="24"/>
          <w:szCs w:val="24"/>
          <w:lang w:val="en-US" w:eastAsia="zh-CN"/>
        </w:rPr>
      </w:pPr>
      <w:r w:rsidRPr="001B0FC2">
        <w:rPr>
          <w:rFonts w:eastAsiaTheme="minorEastAsia"/>
          <w:color w:val="1F497D" w:themeColor="text2"/>
          <w:sz w:val="24"/>
          <w:szCs w:val="24"/>
          <w:lang w:val="en-US" w:eastAsia="zh-CN"/>
        </w:rPr>
        <w:t>PC2: Request ip address from Ipv4 server</w:t>
      </w:r>
    </w:p>
    <w:p w14:paraId="387E1531" w14:textId="77777777" w:rsidR="00C561F5" w:rsidRPr="001B0FC2" w:rsidRDefault="00C561F5" w:rsidP="00CA6359">
      <w:pPr>
        <w:keepNext/>
        <w:ind w:firstLineChars="100" w:firstLine="240"/>
        <w:rPr>
          <w:sz w:val="24"/>
          <w:szCs w:val="24"/>
        </w:rPr>
      </w:pPr>
      <w:r w:rsidRPr="001B0FC2">
        <w:rPr>
          <w:rFonts w:eastAsiaTheme="minorEastAsia"/>
          <w:noProof/>
          <w:sz w:val="24"/>
          <w:szCs w:val="24"/>
          <w:lang w:val="en-US" w:eastAsia="zh-CN"/>
        </w:rPr>
        <w:drawing>
          <wp:inline distT="0" distB="0" distL="0" distR="0" wp14:anchorId="23EE184C" wp14:editId="73BFF6C7">
            <wp:extent cx="3989336" cy="854044"/>
            <wp:effectExtent l="0" t="0" r="0" b="3810"/>
            <wp:docPr id="71413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39863" name=""/>
                    <pic:cNvPicPr/>
                  </pic:nvPicPr>
                  <pic:blipFill>
                    <a:blip r:embed="rId34"/>
                    <a:stretch>
                      <a:fillRect/>
                    </a:stretch>
                  </pic:blipFill>
                  <pic:spPr>
                    <a:xfrm>
                      <a:off x="0" y="0"/>
                      <a:ext cx="4033897" cy="863584"/>
                    </a:xfrm>
                    <a:prstGeom prst="rect">
                      <a:avLst/>
                    </a:prstGeom>
                  </pic:spPr>
                </pic:pic>
              </a:graphicData>
            </a:graphic>
          </wp:inline>
        </w:drawing>
      </w:r>
    </w:p>
    <w:p w14:paraId="251786C0" w14:textId="42227B54" w:rsidR="008873EE" w:rsidRPr="001B0FC2" w:rsidRDefault="00C561F5" w:rsidP="00CA6359">
      <w:pPr>
        <w:pStyle w:val="Caption"/>
        <w:ind w:firstLineChars="100" w:firstLine="240"/>
        <w:rPr>
          <w:rFonts w:ascii="Times New Roman" w:hAnsi="Times New Roman" w:cs="Times New Roman"/>
          <w:sz w:val="24"/>
          <w:szCs w:val="24"/>
          <w:lang w:val="en-US"/>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25</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 xml:space="preserve"> PC2-ip address</w:t>
      </w:r>
    </w:p>
    <w:p w14:paraId="5BD18491" w14:textId="68A0B096" w:rsidR="00C561F5" w:rsidRPr="001B0FC2" w:rsidRDefault="00C561F5" w:rsidP="00CA6359">
      <w:pPr>
        <w:ind w:firstLineChars="100" w:firstLine="240"/>
        <w:rPr>
          <w:rFonts w:eastAsiaTheme="minorEastAsia"/>
          <w:color w:val="1F497D" w:themeColor="text2"/>
          <w:sz w:val="24"/>
          <w:szCs w:val="24"/>
          <w:lang w:val="en-US" w:eastAsia="zh-CN"/>
        </w:rPr>
      </w:pPr>
      <w:r w:rsidRPr="001B0FC2">
        <w:rPr>
          <w:rFonts w:eastAsiaTheme="minorEastAsia"/>
          <w:color w:val="1F497D" w:themeColor="text2"/>
          <w:sz w:val="24"/>
          <w:szCs w:val="24"/>
          <w:lang w:val="en-US" w:eastAsia="zh-CN"/>
        </w:rPr>
        <w:t>PC3:Static Ipv6 address</w:t>
      </w:r>
    </w:p>
    <w:p w14:paraId="07332FF5" w14:textId="6C072D57" w:rsidR="00C561F5" w:rsidRPr="001B0FC2" w:rsidRDefault="005543E6" w:rsidP="00CA6359">
      <w:pPr>
        <w:keepNext/>
        <w:ind w:firstLineChars="100" w:firstLine="240"/>
        <w:rPr>
          <w:sz w:val="24"/>
          <w:szCs w:val="24"/>
        </w:rPr>
      </w:pPr>
      <w:r w:rsidRPr="001B0FC2">
        <w:rPr>
          <w:noProof/>
          <w:sz w:val="24"/>
          <w:szCs w:val="24"/>
        </w:rPr>
        <w:drawing>
          <wp:inline distT="0" distB="0" distL="0" distR="0" wp14:anchorId="6A635252" wp14:editId="5F6C838C">
            <wp:extent cx="3996165" cy="910147"/>
            <wp:effectExtent l="0" t="0" r="4445" b="4445"/>
            <wp:docPr id="98240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09359" name=""/>
                    <pic:cNvPicPr/>
                  </pic:nvPicPr>
                  <pic:blipFill>
                    <a:blip r:embed="rId35"/>
                    <a:stretch>
                      <a:fillRect/>
                    </a:stretch>
                  </pic:blipFill>
                  <pic:spPr>
                    <a:xfrm>
                      <a:off x="0" y="0"/>
                      <a:ext cx="4054591" cy="923454"/>
                    </a:xfrm>
                    <a:prstGeom prst="rect">
                      <a:avLst/>
                    </a:prstGeom>
                  </pic:spPr>
                </pic:pic>
              </a:graphicData>
            </a:graphic>
          </wp:inline>
        </w:drawing>
      </w:r>
    </w:p>
    <w:p w14:paraId="535DBF0B" w14:textId="2D573605" w:rsidR="00C561F5" w:rsidRPr="001B0FC2" w:rsidRDefault="00C561F5" w:rsidP="00CA6359">
      <w:pPr>
        <w:pStyle w:val="Caption"/>
        <w:ind w:firstLineChars="100" w:firstLine="240"/>
        <w:rPr>
          <w:rFonts w:ascii="Times New Roman" w:hAnsi="Times New Roman" w:cs="Times New Roman"/>
          <w:sz w:val="24"/>
          <w:szCs w:val="24"/>
          <w:lang w:val="en-US"/>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26</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 xml:space="preserve"> PC3-IPv6 address</w:t>
      </w:r>
    </w:p>
    <w:p w14:paraId="201E2244" w14:textId="2D838866" w:rsidR="00C561F5" w:rsidRPr="001B0FC2" w:rsidRDefault="00C561F5" w:rsidP="00CA6359">
      <w:pPr>
        <w:ind w:firstLineChars="100" w:firstLine="240"/>
        <w:rPr>
          <w:rFonts w:eastAsiaTheme="minorEastAsia"/>
          <w:color w:val="1F497D" w:themeColor="text2"/>
          <w:sz w:val="24"/>
          <w:szCs w:val="24"/>
          <w:lang w:val="en-US" w:eastAsia="zh-CN"/>
        </w:rPr>
      </w:pPr>
      <w:r w:rsidRPr="001B0FC2">
        <w:rPr>
          <w:rFonts w:eastAsiaTheme="minorEastAsia"/>
          <w:color w:val="1F497D" w:themeColor="text2"/>
          <w:sz w:val="24"/>
          <w:szCs w:val="24"/>
          <w:lang w:val="en-US" w:eastAsia="zh-CN"/>
        </w:rPr>
        <w:t>PC4: request IP address from Branch2 router</w:t>
      </w:r>
    </w:p>
    <w:p w14:paraId="5C7CAD01" w14:textId="7FFF3FC3" w:rsidR="00C561F5" w:rsidRPr="001B0FC2" w:rsidRDefault="005543E6" w:rsidP="00CA6359">
      <w:pPr>
        <w:keepNext/>
        <w:ind w:firstLineChars="100" w:firstLine="240"/>
        <w:rPr>
          <w:sz w:val="24"/>
          <w:szCs w:val="24"/>
        </w:rPr>
      </w:pPr>
      <w:r w:rsidRPr="001B0FC2">
        <w:rPr>
          <w:noProof/>
          <w:sz w:val="24"/>
          <w:szCs w:val="24"/>
        </w:rPr>
        <w:drawing>
          <wp:inline distT="0" distB="0" distL="0" distR="0" wp14:anchorId="7E3E1C90" wp14:editId="746DD7B8">
            <wp:extent cx="4074396" cy="819037"/>
            <wp:effectExtent l="0" t="0" r="2540" b="635"/>
            <wp:docPr id="109084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46958" name=""/>
                    <pic:cNvPicPr/>
                  </pic:nvPicPr>
                  <pic:blipFill>
                    <a:blip r:embed="rId36"/>
                    <a:stretch>
                      <a:fillRect/>
                    </a:stretch>
                  </pic:blipFill>
                  <pic:spPr>
                    <a:xfrm>
                      <a:off x="0" y="0"/>
                      <a:ext cx="4136305" cy="831482"/>
                    </a:xfrm>
                    <a:prstGeom prst="rect">
                      <a:avLst/>
                    </a:prstGeom>
                  </pic:spPr>
                </pic:pic>
              </a:graphicData>
            </a:graphic>
          </wp:inline>
        </w:drawing>
      </w:r>
    </w:p>
    <w:p w14:paraId="71B99E02" w14:textId="01B404DF" w:rsidR="00C561F5" w:rsidRPr="001B0FC2" w:rsidRDefault="00C561F5" w:rsidP="00CA6359">
      <w:pPr>
        <w:pStyle w:val="Caption"/>
        <w:ind w:firstLineChars="100" w:firstLine="240"/>
        <w:rPr>
          <w:rFonts w:ascii="Times New Roman" w:hAnsi="Times New Roman" w:cs="Times New Roman"/>
          <w:sz w:val="24"/>
          <w:szCs w:val="24"/>
          <w:lang w:val="en-US"/>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27</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 xml:space="preserve"> PC4-IP address</w:t>
      </w:r>
    </w:p>
    <w:p w14:paraId="39B319DE" w14:textId="29C8E78B" w:rsidR="00B23A15" w:rsidRPr="001B0FC2" w:rsidRDefault="00B23A15" w:rsidP="00B23A15">
      <w:pPr>
        <w:pStyle w:val="ListParagraph"/>
        <w:numPr>
          <w:ilvl w:val="0"/>
          <w:numId w:val="8"/>
        </w:numPr>
        <w:tabs>
          <w:tab w:val="left" w:pos="950"/>
        </w:tabs>
        <w:spacing w:line="275" w:lineRule="exact"/>
        <w:jc w:val="both"/>
        <w:rPr>
          <w:color w:val="1F497D" w:themeColor="text2"/>
          <w:sz w:val="24"/>
          <w:szCs w:val="24"/>
        </w:rPr>
      </w:pPr>
      <w:r w:rsidRPr="001B0FC2">
        <w:rPr>
          <w:color w:val="1F497D" w:themeColor="text2"/>
          <w:sz w:val="24"/>
          <w:szCs w:val="24"/>
        </w:rPr>
        <w:t>PC5-IPv6</w:t>
      </w:r>
      <w:r w:rsidRPr="001B0FC2">
        <w:rPr>
          <w:color w:val="1F497D" w:themeColor="text2"/>
          <w:spacing w:val="-2"/>
          <w:sz w:val="24"/>
          <w:szCs w:val="24"/>
        </w:rPr>
        <w:t xml:space="preserve"> </w:t>
      </w:r>
      <w:r w:rsidRPr="001B0FC2">
        <w:rPr>
          <w:color w:val="1F497D" w:themeColor="text2"/>
          <w:sz w:val="24"/>
          <w:szCs w:val="24"/>
        </w:rPr>
        <w:t>хэрэглэгч</w:t>
      </w:r>
      <w:r w:rsidRPr="001B0FC2">
        <w:rPr>
          <w:color w:val="1F497D" w:themeColor="text2"/>
          <w:spacing w:val="-1"/>
          <w:sz w:val="24"/>
          <w:szCs w:val="24"/>
        </w:rPr>
        <w:t xml:space="preserve"> </w:t>
      </w:r>
      <w:r w:rsidRPr="001B0FC2">
        <w:rPr>
          <w:color w:val="1F497D" w:themeColor="text2"/>
          <w:sz w:val="24"/>
          <w:szCs w:val="24"/>
        </w:rPr>
        <w:t>нь</w:t>
      </w:r>
      <w:r w:rsidRPr="001B0FC2">
        <w:rPr>
          <w:color w:val="1F497D" w:themeColor="text2"/>
          <w:spacing w:val="-2"/>
          <w:sz w:val="24"/>
          <w:szCs w:val="24"/>
        </w:rPr>
        <w:t xml:space="preserve"> </w:t>
      </w:r>
      <w:r w:rsidRPr="001B0FC2">
        <w:rPr>
          <w:color w:val="1F497D" w:themeColor="text2"/>
          <w:sz w:val="24"/>
          <w:szCs w:val="24"/>
        </w:rPr>
        <w:t>EUI64</w:t>
      </w:r>
      <w:r w:rsidRPr="001B0FC2">
        <w:rPr>
          <w:color w:val="1F497D" w:themeColor="text2"/>
          <w:spacing w:val="-2"/>
          <w:sz w:val="24"/>
          <w:szCs w:val="24"/>
        </w:rPr>
        <w:t xml:space="preserve"> </w:t>
      </w:r>
      <w:r w:rsidRPr="001B0FC2">
        <w:rPr>
          <w:color w:val="1F497D" w:themeColor="text2"/>
          <w:sz w:val="24"/>
          <w:szCs w:val="24"/>
        </w:rPr>
        <w:t>аргыг</w:t>
      </w:r>
      <w:r w:rsidRPr="001B0FC2">
        <w:rPr>
          <w:color w:val="1F497D" w:themeColor="text2"/>
          <w:spacing w:val="-1"/>
          <w:sz w:val="24"/>
          <w:szCs w:val="24"/>
        </w:rPr>
        <w:t xml:space="preserve"> </w:t>
      </w:r>
      <w:r w:rsidRPr="001B0FC2">
        <w:rPr>
          <w:color w:val="1F497D" w:themeColor="text2"/>
          <w:sz w:val="24"/>
          <w:szCs w:val="24"/>
        </w:rPr>
        <w:t>ашиглан</w:t>
      </w:r>
      <w:r w:rsidRPr="001B0FC2">
        <w:rPr>
          <w:color w:val="1F497D" w:themeColor="text2"/>
          <w:spacing w:val="-1"/>
          <w:sz w:val="24"/>
          <w:szCs w:val="24"/>
        </w:rPr>
        <w:t xml:space="preserve"> </w:t>
      </w:r>
      <w:r w:rsidRPr="001B0FC2">
        <w:rPr>
          <w:color w:val="1F497D" w:themeColor="text2"/>
          <w:sz w:val="24"/>
          <w:szCs w:val="24"/>
        </w:rPr>
        <w:t>хаягаа</w:t>
      </w:r>
      <w:r w:rsidRPr="001B0FC2">
        <w:rPr>
          <w:color w:val="1F497D" w:themeColor="text2"/>
          <w:spacing w:val="-3"/>
          <w:sz w:val="24"/>
          <w:szCs w:val="24"/>
        </w:rPr>
        <w:t xml:space="preserve"> </w:t>
      </w:r>
      <w:r w:rsidRPr="001B0FC2">
        <w:rPr>
          <w:color w:val="1F497D" w:themeColor="text2"/>
          <w:sz w:val="24"/>
          <w:szCs w:val="24"/>
        </w:rPr>
        <w:t>динамикаар</w:t>
      </w:r>
      <w:r w:rsidRPr="001B0FC2">
        <w:rPr>
          <w:color w:val="1F497D" w:themeColor="text2"/>
          <w:spacing w:val="-1"/>
          <w:sz w:val="24"/>
          <w:szCs w:val="24"/>
        </w:rPr>
        <w:t xml:space="preserve"> </w:t>
      </w:r>
      <w:r w:rsidRPr="001B0FC2">
        <w:rPr>
          <w:color w:val="1F497D" w:themeColor="text2"/>
          <w:sz w:val="24"/>
          <w:szCs w:val="24"/>
        </w:rPr>
        <w:t>ав</w:t>
      </w:r>
      <w:r w:rsidRPr="001B0FC2">
        <w:rPr>
          <w:color w:val="1F497D" w:themeColor="text2"/>
          <w:sz w:val="24"/>
          <w:szCs w:val="24"/>
          <w:lang w:val="mn-MN"/>
        </w:rPr>
        <w:t>на</w:t>
      </w:r>
      <w:r w:rsidRPr="001B0FC2">
        <w:rPr>
          <w:color w:val="1F497D" w:themeColor="text2"/>
          <w:sz w:val="24"/>
          <w:szCs w:val="24"/>
        </w:rPr>
        <w:t>.</w:t>
      </w:r>
    </w:p>
    <w:p w14:paraId="72A173DF" w14:textId="77777777" w:rsidR="00B23A15" w:rsidRPr="001B0FC2" w:rsidRDefault="00B23A15" w:rsidP="00CA6359">
      <w:pPr>
        <w:keepNext/>
        <w:ind w:firstLineChars="100" w:firstLine="240"/>
        <w:rPr>
          <w:sz w:val="24"/>
          <w:szCs w:val="24"/>
        </w:rPr>
      </w:pPr>
      <w:r w:rsidRPr="001B0FC2">
        <w:rPr>
          <w:rFonts w:eastAsiaTheme="minorEastAsia"/>
          <w:noProof/>
          <w:sz w:val="24"/>
          <w:szCs w:val="24"/>
          <w:lang w:val="en-US" w:eastAsia="zh-CN"/>
        </w:rPr>
        <w:drawing>
          <wp:inline distT="0" distB="0" distL="0" distR="0" wp14:anchorId="32411D7E" wp14:editId="33EE8A40">
            <wp:extent cx="4414140" cy="397723"/>
            <wp:effectExtent l="0" t="0" r="5715" b="2540"/>
            <wp:docPr id="132813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38959" name=""/>
                    <pic:cNvPicPr/>
                  </pic:nvPicPr>
                  <pic:blipFill>
                    <a:blip r:embed="rId37"/>
                    <a:stretch>
                      <a:fillRect/>
                    </a:stretch>
                  </pic:blipFill>
                  <pic:spPr>
                    <a:xfrm>
                      <a:off x="0" y="0"/>
                      <a:ext cx="4470562" cy="402807"/>
                    </a:xfrm>
                    <a:prstGeom prst="rect">
                      <a:avLst/>
                    </a:prstGeom>
                  </pic:spPr>
                </pic:pic>
              </a:graphicData>
            </a:graphic>
          </wp:inline>
        </w:drawing>
      </w:r>
    </w:p>
    <w:p w14:paraId="6416C6E9" w14:textId="525799D5" w:rsidR="00B23A15" w:rsidRPr="001B0FC2" w:rsidRDefault="00B23A15" w:rsidP="00CA6359">
      <w:pPr>
        <w:pStyle w:val="Caption"/>
        <w:ind w:firstLineChars="100" w:firstLine="240"/>
        <w:rPr>
          <w:rFonts w:ascii="Times New Roman" w:hAnsi="Times New Roman" w:cs="Times New Roman"/>
          <w:sz w:val="24"/>
          <w:szCs w:val="24"/>
          <w:lang w:val="mn-MN" w:eastAsia="zh-CN"/>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28</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mn-MN"/>
        </w:rPr>
        <w:t xml:space="preserve"> Салбар2 </w:t>
      </w:r>
      <w:r w:rsidRPr="001B0FC2">
        <w:rPr>
          <w:rFonts w:ascii="Times New Roman" w:hAnsi="Times New Roman" w:cs="Times New Roman"/>
          <w:sz w:val="24"/>
          <w:szCs w:val="24"/>
          <w:lang w:val="mn-MN" w:eastAsia="zh-CN"/>
        </w:rPr>
        <w:t>router дээр хийсэн тохиргоо</w:t>
      </w:r>
    </w:p>
    <w:p w14:paraId="7C500046" w14:textId="77777777" w:rsidR="00B23A15" w:rsidRPr="001B0FC2" w:rsidRDefault="00B23A15" w:rsidP="00CA6359">
      <w:pPr>
        <w:keepNext/>
        <w:ind w:firstLineChars="100" w:firstLine="240"/>
        <w:rPr>
          <w:sz w:val="24"/>
          <w:szCs w:val="24"/>
        </w:rPr>
      </w:pPr>
      <w:r w:rsidRPr="001B0FC2">
        <w:rPr>
          <w:rFonts w:eastAsiaTheme="minorEastAsia"/>
          <w:noProof/>
          <w:sz w:val="24"/>
          <w:szCs w:val="24"/>
          <w:lang w:val="mn-MN" w:eastAsia="zh-CN"/>
        </w:rPr>
        <w:drawing>
          <wp:inline distT="0" distB="0" distL="0" distR="0" wp14:anchorId="016785AD" wp14:editId="2FF8731A">
            <wp:extent cx="4348612" cy="970451"/>
            <wp:effectExtent l="0" t="0" r="0" b="1270"/>
            <wp:docPr id="122260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06259" name=""/>
                    <pic:cNvPicPr/>
                  </pic:nvPicPr>
                  <pic:blipFill>
                    <a:blip r:embed="rId38"/>
                    <a:stretch>
                      <a:fillRect/>
                    </a:stretch>
                  </pic:blipFill>
                  <pic:spPr>
                    <a:xfrm>
                      <a:off x="0" y="0"/>
                      <a:ext cx="4390427" cy="979783"/>
                    </a:xfrm>
                    <a:prstGeom prst="rect">
                      <a:avLst/>
                    </a:prstGeom>
                  </pic:spPr>
                </pic:pic>
              </a:graphicData>
            </a:graphic>
          </wp:inline>
        </w:drawing>
      </w:r>
    </w:p>
    <w:p w14:paraId="78978996" w14:textId="60BDAB3A" w:rsidR="00B23A15" w:rsidRPr="001B0FC2" w:rsidRDefault="00B23A15" w:rsidP="00CA6359">
      <w:pPr>
        <w:pStyle w:val="Caption"/>
        <w:ind w:firstLineChars="100" w:firstLine="240"/>
        <w:rPr>
          <w:rFonts w:ascii="Times New Roman" w:hAnsi="Times New Roman" w:cs="Times New Roman"/>
          <w:sz w:val="24"/>
          <w:szCs w:val="24"/>
          <w:lang w:val="mn-MN" w:eastAsia="zh-CN"/>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29</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mn-MN"/>
        </w:rPr>
        <w:t xml:space="preserve"> РС5 хаягаа динамикаар авсан</w:t>
      </w:r>
    </w:p>
    <w:p w14:paraId="56F670CE" w14:textId="77777777" w:rsidR="00366B05" w:rsidRPr="001B0FC2" w:rsidRDefault="00000000" w:rsidP="00CA6359">
      <w:pPr>
        <w:tabs>
          <w:tab w:val="left" w:pos="2027"/>
        </w:tabs>
        <w:ind w:firstLineChars="100" w:firstLine="240"/>
        <w:rPr>
          <w:sz w:val="24"/>
          <w:szCs w:val="24"/>
          <w:u w:val="single"/>
        </w:rPr>
      </w:pPr>
      <w:r w:rsidRPr="001B0FC2">
        <w:rPr>
          <w:sz w:val="24"/>
          <w:szCs w:val="24"/>
          <w:u w:val="single"/>
        </w:rPr>
        <w:t>Сүлжээний</w:t>
      </w:r>
      <w:r w:rsidRPr="001B0FC2">
        <w:rPr>
          <w:spacing w:val="-3"/>
          <w:sz w:val="24"/>
          <w:szCs w:val="24"/>
          <w:u w:val="single"/>
        </w:rPr>
        <w:t xml:space="preserve"> </w:t>
      </w:r>
      <w:r w:rsidRPr="001B0FC2">
        <w:rPr>
          <w:sz w:val="24"/>
          <w:szCs w:val="24"/>
          <w:u w:val="single"/>
        </w:rPr>
        <w:t>холболтуудаа</w:t>
      </w:r>
      <w:r w:rsidRPr="001B0FC2">
        <w:rPr>
          <w:spacing w:val="-4"/>
          <w:sz w:val="24"/>
          <w:szCs w:val="24"/>
          <w:u w:val="single"/>
        </w:rPr>
        <w:t xml:space="preserve"> </w:t>
      </w:r>
      <w:r w:rsidRPr="001B0FC2">
        <w:rPr>
          <w:sz w:val="24"/>
          <w:szCs w:val="24"/>
          <w:u w:val="single"/>
        </w:rPr>
        <w:t>шалгахдаа:</w:t>
      </w:r>
    </w:p>
    <w:p w14:paraId="47526AEC" w14:textId="77777777" w:rsidR="00366B05" w:rsidRPr="001B0FC2" w:rsidRDefault="00000000">
      <w:pPr>
        <w:pStyle w:val="ListParagraph"/>
        <w:numPr>
          <w:ilvl w:val="0"/>
          <w:numId w:val="1"/>
        </w:numPr>
        <w:tabs>
          <w:tab w:val="left" w:pos="950"/>
        </w:tabs>
        <w:spacing w:before="233"/>
        <w:ind w:hanging="361"/>
        <w:rPr>
          <w:sz w:val="24"/>
          <w:szCs w:val="24"/>
        </w:rPr>
      </w:pPr>
      <w:r w:rsidRPr="001B0FC2">
        <w:rPr>
          <w:sz w:val="24"/>
          <w:szCs w:val="24"/>
        </w:rPr>
        <w:t>PC1-IPv6</w:t>
      </w:r>
      <w:r w:rsidRPr="001B0FC2">
        <w:rPr>
          <w:spacing w:val="-1"/>
          <w:sz w:val="24"/>
          <w:szCs w:val="24"/>
        </w:rPr>
        <w:t xml:space="preserve"> </w:t>
      </w:r>
      <w:r w:rsidRPr="001B0FC2">
        <w:rPr>
          <w:sz w:val="24"/>
          <w:szCs w:val="24"/>
        </w:rPr>
        <w:t>болон</w:t>
      </w:r>
      <w:r w:rsidRPr="001B0FC2">
        <w:rPr>
          <w:spacing w:val="-1"/>
          <w:sz w:val="24"/>
          <w:szCs w:val="24"/>
        </w:rPr>
        <w:t xml:space="preserve"> </w:t>
      </w:r>
      <w:r w:rsidRPr="001B0FC2">
        <w:rPr>
          <w:sz w:val="24"/>
          <w:szCs w:val="24"/>
        </w:rPr>
        <w:t>PC3-IPv6</w:t>
      </w:r>
      <w:r w:rsidRPr="001B0FC2">
        <w:rPr>
          <w:spacing w:val="-1"/>
          <w:sz w:val="24"/>
          <w:szCs w:val="24"/>
        </w:rPr>
        <w:t xml:space="preserve"> </w:t>
      </w:r>
      <w:r w:rsidRPr="001B0FC2">
        <w:rPr>
          <w:sz w:val="24"/>
          <w:szCs w:val="24"/>
        </w:rPr>
        <w:t>хоорондоо</w:t>
      </w:r>
      <w:r w:rsidRPr="001B0FC2">
        <w:rPr>
          <w:spacing w:val="-1"/>
          <w:sz w:val="24"/>
          <w:szCs w:val="24"/>
        </w:rPr>
        <w:t xml:space="preserve"> </w:t>
      </w:r>
      <w:r w:rsidRPr="001B0FC2">
        <w:rPr>
          <w:sz w:val="24"/>
          <w:szCs w:val="24"/>
        </w:rPr>
        <w:t>холбогдож</w:t>
      </w:r>
      <w:r w:rsidRPr="001B0FC2">
        <w:rPr>
          <w:spacing w:val="-2"/>
          <w:sz w:val="24"/>
          <w:szCs w:val="24"/>
        </w:rPr>
        <w:t xml:space="preserve"> </w:t>
      </w:r>
      <w:r w:rsidRPr="001B0FC2">
        <w:rPr>
          <w:sz w:val="24"/>
          <w:szCs w:val="24"/>
        </w:rPr>
        <w:t>байгаа</w:t>
      </w:r>
      <w:r w:rsidRPr="001B0FC2">
        <w:rPr>
          <w:spacing w:val="-2"/>
          <w:sz w:val="24"/>
          <w:szCs w:val="24"/>
        </w:rPr>
        <w:t xml:space="preserve"> </w:t>
      </w:r>
      <w:r w:rsidRPr="001B0FC2">
        <w:rPr>
          <w:sz w:val="24"/>
          <w:szCs w:val="24"/>
        </w:rPr>
        <w:t>эсэхийг шалгана</w:t>
      </w:r>
      <w:r w:rsidRPr="001B0FC2">
        <w:rPr>
          <w:spacing w:val="-2"/>
          <w:sz w:val="24"/>
          <w:szCs w:val="24"/>
        </w:rPr>
        <w:t xml:space="preserve"> </w:t>
      </w:r>
      <w:r w:rsidRPr="001B0FC2">
        <w:rPr>
          <w:sz w:val="24"/>
          <w:szCs w:val="24"/>
        </w:rPr>
        <w:t>уу.</w:t>
      </w:r>
    </w:p>
    <w:p w14:paraId="45ADFFBB" w14:textId="77777777" w:rsidR="005543E6" w:rsidRPr="00430D74" w:rsidRDefault="005543E6" w:rsidP="00430D74">
      <w:pPr>
        <w:keepNext/>
        <w:tabs>
          <w:tab w:val="left" w:pos="950"/>
        </w:tabs>
        <w:spacing w:before="233"/>
        <w:ind w:firstLineChars="100" w:firstLine="220"/>
        <w:rPr>
          <w:sz w:val="24"/>
          <w:szCs w:val="24"/>
        </w:rPr>
      </w:pPr>
      <w:r w:rsidRPr="001B0FC2">
        <w:rPr>
          <w:noProof/>
        </w:rPr>
        <w:drawing>
          <wp:inline distT="0" distB="0" distL="0" distR="0" wp14:anchorId="20854B8E" wp14:editId="731C79A7">
            <wp:extent cx="3452083" cy="1191321"/>
            <wp:effectExtent l="0" t="0" r="0" b="8890"/>
            <wp:docPr id="30964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40938" name=""/>
                    <pic:cNvPicPr/>
                  </pic:nvPicPr>
                  <pic:blipFill>
                    <a:blip r:embed="rId39"/>
                    <a:stretch>
                      <a:fillRect/>
                    </a:stretch>
                  </pic:blipFill>
                  <pic:spPr>
                    <a:xfrm>
                      <a:off x="0" y="0"/>
                      <a:ext cx="3486015" cy="1203031"/>
                    </a:xfrm>
                    <a:prstGeom prst="rect">
                      <a:avLst/>
                    </a:prstGeom>
                  </pic:spPr>
                </pic:pic>
              </a:graphicData>
            </a:graphic>
          </wp:inline>
        </w:drawing>
      </w:r>
    </w:p>
    <w:p w14:paraId="09586280" w14:textId="36C70362" w:rsidR="005543E6" w:rsidRPr="001B0FC2" w:rsidRDefault="005543E6" w:rsidP="00430D74">
      <w:pPr>
        <w:pStyle w:val="Caption"/>
        <w:ind w:firstLineChars="100" w:firstLine="240"/>
        <w:rPr>
          <w:rFonts w:ascii="Times New Roman" w:hAnsi="Times New Roman" w:cs="Times New Roman"/>
          <w:sz w:val="24"/>
          <w:szCs w:val="24"/>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30</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 xml:space="preserve"> PC1-</w:t>
      </w:r>
      <w:r w:rsidRPr="001B0FC2">
        <w:rPr>
          <w:rFonts w:ascii="Times New Roman" w:hAnsi="Times New Roman" w:cs="Times New Roman"/>
          <w:noProof/>
          <w:sz w:val="24"/>
          <w:szCs w:val="24"/>
          <w:lang w:val="en-US"/>
        </w:rPr>
        <w:t>PC3</w:t>
      </w:r>
    </w:p>
    <w:p w14:paraId="3FDCC2A4" w14:textId="77777777" w:rsidR="00366B05" w:rsidRPr="001B0FC2" w:rsidRDefault="00000000">
      <w:pPr>
        <w:pStyle w:val="ListParagraph"/>
        <w:numPr>
          <w:ilvl w:val="0"/>
          <w:numId w:val="1"/>
        </w:numPr>
        <w:tabs>
          <w:tab w:val="left" w:pos="950"/>
        </w:tabs>
        <w:spacing w:before="3"/>
        <w:ind w:hanging="361"/>
        <w:rPr>
          <w:sz w:val="24"/>
          <w:szCs w:val="24"/>
        </w:rPr>
      </w:pPr>
      <w:r w:rsidRPr="001B0FC2">
        <w:rPr>
          <w:sz w:val="24"/>
          <w:szCs w:val="24"/>
        </w:rPr>
        <w:t>IPv6</w:t>
      </w:r>
      <w:r w:rsidRPr="001B0FC2">
        <w:rPr>
          <w:spacing w:val="-2"/>
          <w:sz w:val="24"/>
          <w:szCs w:val="24"/>
        </w:rPr>
        <w:t xml:space="preserve"> </w:t>
      </w:r>
      <w:r w:rsidRPr="001B0FC2">
        <w:rPr>
          <w:sz w:val="24"/>
          <w:szCs w:val="24"/>
        </w:rPr>
        <w:t>хэрэглэгчид</w:t>
      </w:r>
      <w:r w:rsidRPr="001B0FC2">
        <w:rPr>
          <w:spacing w:val="-1"/>
          <w:sz w:val="24"/>
          <w:szCs w:val="24"/>
        </w:rPr>
        <w:t xml:space="preserve"> </w:t>
      </w:r>
      <w:r w:rsidRPr="001B0FC2">
        <w:rPr>
          <w:sz w:val="24"/>
          <w:szCs w:val="24"/>
        </w:rPr>
        <w:t>нь</w:t>
      </w:r>
      <w:r w:rsidRPr="001B0FC2">
        <w:rPr>
          <w:spacing w:val="-1"/>
          <w:sz w:val="24"/>
          <w:szCs w:val="24"/>
        </w:rPr>
        <w:t xml:space="preserve"> </w:t>
      </w:r>
      <w:r w:rsidRPr="001B0FC2">
        <w:rPr>
          <w:sz w:val="24"/>
          <w:szCs w:val="24"/>
        </w:rPr>
        <w:t>Server1.com</w:t>
      </w:r>
      <w:r w:rsidRPr="001B0FC2">
        <w:rPr>
          <w:spacing w:val="-3"/>
          <w:sz w:val="24"/>
          <w:szCs w:val="24"/>
        </w:rPr>
        <w:t xml:space="preserve"> </w:t>
      </w:r>
      <w:r w:rsidRPr="001B0FC2">
        <w:rPr>
          <w:sz w:val="24"/>
          <w:szCs w:val="24"/>
        </w:rPr>
        <w:t>сервер</w:t>
      </w:r>
      <w:r w:rsidRPr="001B0FC2">
        <w:rPr>
          <w:spacing w:val="-1"/>
          <w:sz w:val="24"/>
          <w:szCs w:val="24"/>
        </w:rPr>
        <w:t xml:space="preserve"> </w:t>
      </w:r>
      <w:r w:rsidRPr="001B0FC2">
        <w:rPr>
          <w:sz w:val="24"/>
          <w:szCs w:val="24"/>
        </w:rPr>
        <w:t>рүү</w:t>
      </w:r>
      <w:r w:rsidRPr="001B0FC2">
        <w:rPr>
          <w:spacing w:val="-1"/>
          <w:sz w:val="24"/>
          <w:szCs w:val="24"/>
        </w:rPr>
        <w:t xml:space="preserve"> </w:t>
      </w:r>
      <w:r w:rsidRPr="001B0FC2">
        <w:rPr>
          <w:sz w:val="24"/>
          <w:szCs w:val="24"/>
        </w:rPr>
        <w:t>хандаж</w:t>
      </w:r>
      <w:r w:rsidRPr="001B0FC2">
        <w:rPr>
          <w:spacing w:val="-2"/>
          <w:sz w:val="24"/>
          <w:szCs w:val="24"/>
        </w:rPr>
        <w:t xml:space="preserve"> </w:t>
      </w:r>
      <w:r w:rsidRPr="001B0FC2">
        <w:rPr>
          <w:sz w:val="24"/>
          <w:szCs w:val="24"/>
        </w:rPr>
        <w:t>байгаа</w:t>
      </w:r>
      <w:r w:rsidRPr="001B0FC2">
        <w:rPr>
          <w:spacing w:val="-2"/>
          <w:sz w:val="24"/>
          <w:szCs w:val="24"/>
        </w:rPr>
        <w:t xml:space="preserve"> </w:t>
      </w:r>
      <w:r w:rsidRPr="001B0FC2">
        <w:rPr>
          <w:sz w:val="24"/>
          <w:szCs w:val="24"/>
        </w:rPr>
        <w:t>эсэхийг</w:t>
      </w:r>
      <w:r w:rsidRPr="001B0FC2">
        <w:rPr>
          <w:spacing w:val="-1"/>
          <w:sz w:val="24"/>
          <w:szCs w:val="24"/>
        </w:rPr>
        <w:t xml:space="preserve"> </w:t>
      </w:r>
      <w:r w:rsidRPr="001B0FC2">
        <w:rPr>
          <w:sz w:val="24"/>
          <w:szCs w:val="24"/>
        </w:rPr>
        <w:t>шалгана</w:t>
      </w:r>
      <w:r w:rsidRPr="001B0FC2">
        <w:rPr>
          <w:spacing w:val="-2"/>
          <w:sz w:val="24"/>
          <w:szCs w:val="24"/>
        </w:rPr>
        <w:t xml:space="preserve"> </w:t>
      </w:r>
      <w:r w:rsidRPr="001B0FC2">
        <w:rPr>
          <w:sz w:val="24"/>
          <w:szCs w:val="24"/>
        </w:rPr>
        <w:t>уу.</w:t>
      </w:r>
    </w:p>
    <w:p w14:paraId="42C77CBF" w14:textId="77777777" w:rsidR="005543E6" w:rsidRPr="001B0FC2" w:rsidRDefault="005543E6" w:rsidP="00CA6359">
      <w:pPr>
        <w:keepNext/>
        <w:tabs>
          <w:tab w:val="left" w:pos="2027"/>
        </w:tabs>
        <w:ind w:firstLineChars="100" w:firstLine="240"/>
        <w:rPr>
          <w:sz w:val="24"/>
          <w:szCs w:val="24"/>
        </w:rPr>
      </w:pPr>
      <w:r w:rsidRPr="001B0FC2">
        <w:rPr>
          <w:noProof/>
          <w:sz w:val="24"/>
          <w:szCs w:val="24"/>
        </w:rPr>
        <w:drawing>
          <wp:inline distT="0" distB="0" distL="0" distR="0" wp14:anchorId="583DC248" wp14:editId="16C173EF">
            <wp:extent cx="3540448" cy="1632219"/>
            <wp:effectExtent l="0" t="0" r="3175" b="6350"/>
            <wp:docPr id="191650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04626" name=""/>
                    <pic:cNvPicPr/>
                  </pic:nvPicPr>
                  <pic:blipFill>
                    <a:blip r:embed="rId40"/>
                    <a:stretch>
                      <a:fillRect/>
                    </a:stretch>
                  </pic:blipFill>
                  <pic:spPr>
                    <a:xfrm>
                      <a:off x="0" y="0"/>
                      <a:ext cx="3564345" cy="1643236"/>
                    </a:xfrm>
                    <a:prstGeom prst="rect">
                      <a:avLst/>
                    </a:prstGeom>
                  </pic:spPr>
                </pic:pic>
              </a:graphicData>
            </a:graphic>
          </wp:inline>
        </w:drawing>
      </w:r>
    </w:p>
    <w:p w14:paraId="7A097797" w14:textId="2A9906FD" w:rsidR="005543E6" w:rsidRPr="001B0FC2" w:rsidRDefault="005543E6" w:rsidP="00CA6359">
      <w:pPr>
        <w:pStyle w:val="Caption"/>
        <w:ind w:firstLineChars="100" w:firstLine="240"/>
        <w:rPr>
          <w:rFonts w:ascii="Times New Roman" w:hAnsi="Times New Roman" w:cs="Times New Roman"/>
          <w:sz w:val="24"/>
          <w:szCs w:val="24"/>
          <w:lang w:val="en-US"/>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31</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 xml:space="preserve"> PC1-Server1.com</w:t>
      </w:r>
    </w:p>
    <w:p w14:paraId="3598E73E" w14:textId="77777777" w:rsidR="005543E6" w:rsidRPr="001B0FC2" w:rsidRDefault="005543E6" w:rsidP="00CA6359">
      <w:pPr>
        <w:keepNext/>
        <w:tabs>
          <w:tab w:val="left" w:pos="2027"/>
        </w:tabs>
        <w:ind w:leftChars="100" w:left="340" w:hangingChars="50" w:hanging="120"/>
        <w:rPr>
          <w:sz w:val="24"/>
          <w:szCs w:val="24"/>
        </w:rPr>
      </w:pPr>
      <w:r w:rsidRPr="001B0FC2">
        <w:rPr>
          <w:noProof/>
          <w:sz w:val="24"/>
          <w:szCs w:val="24"/>
          <w:lang w:val="en-US"/>
        </w:rPr>
        <w:drawing>
          <wp:inline distT="0" distB="0" distL="0" distR="0" wp14:anchorId="07F1842F" wp14:editId="08D7DE50">
            <wp:extent cx="3550374" cy="1531009"/>
            <wp:effectExtent l="0" t="0" r="0" b="0"/>
            <wp:docPr id="139385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51895" name=""/>
                    <pic:cNvPicPr/>
                  </pic:nvPicPr>
                  <pic:blipFill>
                    <a:blip r:embed="rId41"/>
                    <a:stretch>
                      <a:fillRect/>
                    </a:stretch>
                  </pic:blipFill>
                  <pic:spPr>
                    <a:xfrm>
                      <a:off x="0" y="0"/>
                      <a:ext cx="3576756" cy="1542385"/>
                    </a:xfrm>
                    <a:prstGeom prst="rect">
                      <a:avLst/>
                    </a:prstGeom>
                  </pic:spPr>
                </pic:pic>
              </a:graphicData>
            </a:graphic>
          </wp:inline>
        </w:drawing>
      </w:r>
    </w:p>
    <w:p w14:paraId="03327BE4" w14:textId="3B7E895D" w:rsidR="005543E6" w:rsidRPr="001B0FC2" w:rsidRDefault="005543E6" w:rsidP="00CA6359">
      <w:pPr>
        <w:pStyle w:val="Caption"/>
        <w:ind w:firstLineChars="100" w:firstLine="240"/>
        <w:rPr>
          <w:rFonts w:ascii="Times New Roman" w:hAnsi="Times New Roman" w:cs="Times New Roman"/>
          <w:sz w:val="24"/>
          <w:szCs w:val="24"/>
          <w:lang w:val="en-US"/>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32</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 xml:space="preserve"> PC3-server1.com</w:t>
      </w:r>
    </w:p>
    <w:p w14:paraId="6BC4C11D" w14:textId="1574887B" w:rsidR="00366B05" w:rsidRPr="001B0FC2" w:rsidRDefault="00000000" w:rsidP="00CA6359">
      <w:pPr>
        <w:pStyle w:val="ListParagraph"/>
        <w:numPr>
          <w:ilvl w:val="0"/>
          <w:numId w:val="1"/>
        </w:numPr>
        <w:tabs>
          <w:tab w:val="left" w:pos="950"/>
        </w:tabs>
        <w:spacing w:before="2"/>
        <w:ind w:hanging="361"/>
        <w:rPr>
          <w:sz w:val="24"/>
          <w:szCs w:val="24"/>
        </w:rPr>
      </w:pPr>
      <w:r w:rsidRPr="001B0FC2">
        <w:rPr>
          <w:sz w:val="24"/>
          <w:szCs w:val="24"/>
        </w:rPr>
        <w:t>IPv4</w:t>
      </w:r>
      <w:r w:rsidRPr="001B0FC2">
        <w:rPr>
          <w:spacing w:val="-2"/>
          <w:sz w:val="24"/>
          <w:szCs w:val="24"/>
        </w:rPr>
        <w:t xml:space="preserve"> </w:t>
      </w:r>
      <w:r w:rsidRPr="001B0FC2">
        <w:rPr>
          <w:sz w:val="24"/>
          <w:szCs w:val="24"/>
        </w:rPr>
        <w:t>хэрэглэгчид</w:t>
      </w:r>
      <w:r w:rsidRPr="001B0FC2">
        <w:rPr>
          <w:spacing w:val="-1"/>
          <w:sz w:val="24"/>
          <w:szCs w:val="24"/>
        </w:rPr>
        <w:t xml:space="preserve"> </w:t>
      </w:r>
      <w:r w:rsidRPr="001B0FC2">
        <w:rPr>
          <w:sz w:val="24"/>
          <w:szCs w:val="24"/>
        </w:rPr>
        <w:t>нь</w:t>
      </w:r>
      <w:r w:rsidRPr="001B0FC2">
        <w:rPr>
          <w:spacing w:val="-1"/>
          <w:sz w:val="24"/>
          <w:szCs w:val="24"/>
        </w:rPr>
        <w:t xml:space="preserve"> </w:t>
      </w:r>
      <w:r w:rsidRPr="001B0FC2">
        <w:rPr>
          <w:sz w:val="24"/>
          <w:szCs w:val="24"/>
        </w:rPr>
        <w:t>Server2.com</w:t>
      </w:r>
      <w:r w:rsidRPr="001B0FC2">
        <w:rPr>
          <w:spacing w:val="-3"/>
          <w:sz w:val="24"/>
          <w:szCs w:val="24"/>
        </w:rPr>
        <w:t xml:space="preserve"> </w:t>
      </w:r>
      <w:r w:rsidRPr="001B0FC2">
        <w:rPr>
          <w:sz w:val="24"/>
          <w:szCs w:val="24"/>
        </w:rPr>
        <w:t>сервер</w:t>
      </w:r>
      <w:r w:rsidRPr="001B0FC2">
        <w:rPr>
          <w:spacing w:val="-1"/>
          <w:sz w:val="24"/>
          <w:szCs w:val="24"/>
        </w:rPr>
        <w:t xml:space="preserve"> </w:t>
      </w:r>
      <w:r w:rsidRPr="001B0FC2">
        <w:rPr>
          <w:sz w:val="24"/>
          <w:szCs w:val="24"/>
        </w:rPr>
        <w:t>рүү</w:t>
      </w:r>
      <w:r w:rsidRPr="001B0FC2">
        <w:rPr>
          <w:spacing w:val="-1"/>
          <w:sz w:val="24"/>
          <w:szCs w:val="24"/>
        </w:rPr>
        <w:t xml:space="preserve"> </w:t>
      </w:r>
      <w:r w:rsidRPr="001B0FC2">
        <w:rPr>
          <w:sz w:val="24"/>
          <w:szCs w:val="24"/>
        </w:rPr>
        <w:t>хандаж</w:t>
      </w:r>
      <w:r w:rsidRPr="001B0FC2">
        <w:rPr>
          <w:spacing w:val="-2"/>
          <w:sz w:val="24"/>
          <w:szCs w:val="24"/>
        </w:rPr>
        <w:t xml:space="preserve"> </w:t>
      </w:r>
      <w:r w:rsidRPr="001B0FC2">
        <w:rPr>
          <w:sz w:val="24"/>
          <w:szCs w:val="24"/>
        </w:rPr>
        <w:t>байгаа</w:t>
      </w:r>
      <w:r w:rsidRPr="001B0FC2">
        <w:rPr>
          <w:spacing w:val="-2"/>
          <w:sz w:val="24"/>
          <w:szCs w:val="24"/>
        </w:rPr>
        <w:t xml:space="preserve"> </w:t>
      </w:r>
      <w:r w:rsidRPr="001B0FC2">
        <w:rPr>
          <w:sz w:val="24"/>
          <w:szCs w:val="24"/>
        </w:rPr>
        <w:t>эсэхийг</w:t>
      </w:r>
      <w:r w:rsidRPr="001B0FC2">
        <w:rPr>
          <w:spacing w:val="-1"/>
          <w:sz w:val="24"/>
          <w:szCs w:val="24"/>
        </w:rPr>
        <w:t xml:space="preserve"> </w:t>
      </w:r>
      <w:r w:rsidRPr="001B0FC2">
        <w:rPr>
          <w:sz w:val="24"/>
          <w:szCs w:val="24"/>
        </w:rPr>
        <w:t>шалгана</w:t>
      </w:r>
      <w:r w:rsidRPr="001B0FC2">
        <w:rPr>
          <w:spacing w:val="-2"/>
          <w:sz w:val="24"/>
          <w:szCs w:val="24"/>
        </w:rPr>
        <w:t xml:space="preserve"> </w:t>
      </w:r>
      <w:r w:rsidRPr="001B0FC2">
        <w:rPr>
          <w:sz w:val="24"/>
          <w:szCs w:val="24"/>
        </w:rPr>
        <w:t>уу.</w:t>
      </w:r>
    </w:p>
    <w:p w14:paraId="763163FA" w14:textId="77777777" w:rsidR="005543E6" w:rsidRPr="001B0FC2" w:rsidRDefault="005543E6" w:rsidP="00CA6359">
      <w:pPr>
        <w:keepNext/>
        <w:ind w:firstLineChars="100" w:firstLine="240"/>
        <w:rPr>
          <w:sz w:val="24"/>
          <w:szCs w:val="24"/>
        </w:rPr>
      </w:pPr>
      <w:r w:rsidRPr="001B0FC2">
        <w:rPr>
          <w:noProof/>
          <w:sz w:val="24"/>
          <w:szCs w:val="24"/>
          <w:lang w:val="en-US"/>
        </w:rPr>
        <w:drawing>
          <wp:inline distT="0" distB="0" distL="0" distR="0" wp14:anchorId="186F3F00" wp14:editId="56B95EB4">
            <wp:extent cx="3550285" cy="1566112"/>
            <wp:effectExtent l="0" t="0" r="0" b="0"/>
            <wp:docPr id="863689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89348" name=""/>
                    <pic:cNvPicPr/>
                  </pic:nvPicPr>
                  <pic:blipFill>
                    <a:blip r:embed="rId42"/>
                    <a:stretch>
                      <a:fillRect/>
                    </a:stretch>
                  </pic:blipFill>
                  <pic:spPr>
                    <a:xfrm>
                      <a:off x="0" y="0"/>
                      <a:ext cx="3589592" cy="1583451"/>
                    </a:xfrm>
                    <a:prstGeom prst="rect">
                      <a:avLst/>
                    </a:prstGeom>
                  </pic:spPr>
                </pic:pic>
              </a:graphicData>
            </a:graphic>
          </wp:inline>
        </w:drawing>
      </w:r>
    </w:p>
    <w:p w14:paraId="03FA0D2E" w14:textId="33D41CD8" w:rsidR="005543E6" w:rsidRPr="001B0FC2" w:rsidRDefault="005543E6" w:rsidP="00CA6359">
      <w:pPr>
        <w:pStyle w:val="Caption"/>
        <w:ind w:firstLineChars="100" w:firstLine="240"/>
        <w:rPr>
          <w:rFonts w:ascii="Times New Roman" w:hAnsi="Times New Roman" w:cs="Times New Roman"/>
          <w:sz w:val="24"/>
          <w:szCs w:val="24"/>
          <w:lang w:val="en-US"/>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33</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PC2-Server2.com</w:t>
      </w:r>
    </w:p>
    <w:p w14:paraId="2AD8578F" w14:textId="77777777" w:rsidR="005543E6" w:rsidRPr="001B0FC2" w:rsidRDefault="005543E6" w:rsidP="00CA6359">
      <w:pPr>
        <w:keepNext/>
        <w:ind w:firstLineChars="100" w:firstLine="240"/>
        <w:rPr>
          <w:sz w:val="24"/>
          <w:szCs w:val="24"/>
        </w:rPr>
      </w:pPr>
      <w:r w:rsidRPr="001B0FC2">
        <w:rPr>
          <w:noProof/>
          <w:sz w:val="24"/>
          <w:szCs w:val="24"/>
          <w:lang w:val="en-US"/>
        </w:rPr>
        <w:drawing>
          <wp:inline distT="0" distB="0" distL="0" distR="0" wp14:anchorId="4DCDE444" wp14:editId="5F1DC66A">
            <wp:extent cx="3602201" cy="1587541"/>
            <wp:effectExtent l="0" t="0" r="0" b="0"/>
            <wp:docPr id="94640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00086" name=""/>
                    <pic:cNvPicPr/>
                  </pic:nvPicPr>
                  <pic:blipFill>
                    <a:blip r:embed="rId43"/>
                    <a:stretch>
                      <a:fillRect/>
                    </a:stretch>
                  </pic:blipFill>
                  <pic:spPr>
                    <a:xfrm>
                      <a:off x="0" y="0"/>
                      <a:ext cx="3651627" cy="1609324"/>
                    </a:xfrm>
                    <a:prstGeom prst="rect">
                      <a:avLst/>
                    </a:prstGeom>
                  </pic:spPr>
                </pic:pic>
              </a:graphicData>
            </a:graphic>
          </wp:inline>
        </w:drawing>
      </w:r>
    </w:p>
    <w:p w14:paraId="48A3C51E" w14:textId="221EF36E" w:rsidR="005543E6" w:rsidRPr="001B0FC2" w:rsidRDefault="005543E6" w:rsidP="00CA6359">
      <w:pPr>
        <w:pStyle w:val="Caption"/>
        <w:ind w:firstLineChars="100" w:firstLine="240"/>
        <w:rPr>
          <w:rFonts w:ascii="Times New Roman" w:hAnsi="Times New Roman" w:cs="Times New Roman"/>
          <w:sz w:val="24"/>
          <w:szCs w:val="24"/>
          <w:lang w:val="en-US"/>
        </w:rPr>
      </w:pPr>
      <w:r w:rsidRPr="001B0FC2">
        <w:rPr>
          <w:rFonts w:ascii="Times New Roman" w:hAnsi="Times New Roman" w:cs="Times New Roman"/>
          <w:sz w:val="24"/>
          <w:szCs w:val="24"/>
        </w:rPr>
        <w:t xml:space="preserve">Figure </w:t>
      </w:r>
      <w:r w:rsidRPr="001B0FC2">
        <w:rPr>
          <w:rFonts w:ascii="Times New Roman" w:hAnsi="Times New Roman" w:cs="Times New Roman"/>
          <w:sz w:val="24"/>
          <w:szCs w:val="24"/>
        </w:rPr>
        <w:fldChar w:fldCharType="begin"/>
      </w:r>
      <w:r w:rsidRPr="001B0FC2">
        <w:rPr>
          <w:rFonts w:ascii="Times New Roman" w:hAnsi="Times New Roman" w:cs="Times New Roman"/>
          <w:sz w:val="24"/>
          <w:szCs w:val="24"/>
        </w:rPr>
        <w:instrText xml:space="preserve"> SEQ Figure \* ARABIC </w:instrText>
      </w:r>
      <w:r w:rsidRPr="001B0FC2">
        <w:rPr>
          <w:rFonts w:ascii="Times New Roman" w:hAnsi="Times New Roman" w:cs="Times New Roman"/>
          <w:sz w:val="24"/>
          <w:szCs w:val="24"/>
        </w:rPr>
        <w:fldChar w:fldCharType="separate"/>
      </w:r>
      <w:r w:rsidR="00430D74">
        <w:rPr>
          <w:rFonts w:ascii="Times New Roman" w:hAnsi="Times New Roman" w:cs="Times New Roman"/>
          <w:noProof/>
          <w:sz w:val="24"/>
          <w:szCs w:val="24"/>
        </w:rPr>
        <w:t>34</w:t>
      </w:r>
      <w:r w:rsidRPr="001B0FC2">
        <w:rPr>
          <w:rFonts w:ascii="Times New Roman" w:hAnsi="Times New Roman" w:cs="Times New Roman"/>
          <w:sz w:val="24"/>
          <w:szCs w:val="24"/>
        </w:rPr>
        <w:fldChar w:fldCharType="end"/>
      </w:r>
      <w:r w:rsidRPr="001B0FC2">
        <w:rPr>
          <w:rFonts w:ascii="Times New Roman" w:hAnsi="Times New Roman" w:cs="Times New Roman"/>
          <w:sz w:val="24"/>
          <w:szCs w:val="24"/>
          <w:lang w:val="en-US"/>
        </w:rPr>
        <w:t xml:space="preserve"> PC4-server2.com</w:t>
      </w:r>
    </w:p>
    <w:p w14:paraId="6A557777" w14:textId="77777777" w:rsidR="005543E6" w:rsidRDefault="005543E6">
      <w:pPr>
        <w:rPr>
          <w:rFonts w:eastAsia="SimHei"/>
          <w:sz w:val="24"/>
          <w:szCs w:val="24"/>
          <w:lang w:val="en-US"/>
        </w:rPr>
      </w:pPr>
    </w:p>
    <w:p w14:paraId="6DB29C01" w14:textId="06EF1FEF" w:rsidR="00366B05" w:rsidRPr="001B0FC2" w:rsidRDefault="00000000" w:rsidP="00430D74">
      <w:pPr>
        <w:tabs>
          <w:tab w:val="left" w:pos="2811"/>
        </w:tabs>
        <w:rPr>
          <w:sz w:val="24"/>
          <w:szCs w:val="24"/>
        </w:rPr>
      </w:pPr>
      <w:r w:rsidRPr="001B0FC2">
        <w:rPr>
          <w:spacing w:val="-10"/>
          <w:sz w:val="24"/>
          <w:szCs w:val="24"/>
        </w:rPr>
        <w:t>Шалгах</w:t>
      </w:r>
      <w:r w:rsidRPr="001B0FC2">
        <w:rPr>
          <w:spacing w:val="-19"/>
          <w:sz w:val="24"/>
          <w:szCs w:val="24"/>
        </w:rPr>
        <w:t xml:space="preserve"> </w:t>
      </w:r>
      <w:r w:rsidRPr="001B0FC2">
        <w:rPr>
          <w:spacing w:val="-10"/>
          <w:sz w:val="24"/>
          <w:szCs w:val="24"/>
        </w:rPr>
        <w:t>Асуулт</w:t>
      </w:r>
    </w:p>
    <w:p w14:paraId="7817C05B" w14:textId="77777777" w:rsidR="00366B05" w:rsidRPr="00430D74" w:rsidRDefault="00000000" w:rsidP="00430D74">
      <w:pPr>
        <w:pStyle w:val="ListParagraph"/>
        <w:numPr>
          <w:ilvl w:val="1"/>
          <w:numId w:val="1"/>
        </w:numPr>
        <w:tabs>
          <w:tab w:val="left" w:pos="1300"/>
        </w:tabs>
        <w:spacing w:line="275" w:lineRule="exact"/>
        <w:ind w:leftChars="26" w:left="418" w:hanging="361"/>
        <w:rPr>
          <w:sz w:val="24"/>
          <w:szCs w:val="24"/>
        </w:rPr>
      </w:pPr>
      <w:r w:rsidRPr="001B0FC2">
        <w:rPr>
          <w:sz w:val="24"/>
          <w:szCs w:val="24"/>
        </w:rPr>
        <w:t>EUI-64 гэж юу вэ?</w:t>
      </w:r>
    </w:p>
    <w:p w14:paraId="7899B4E7" w14:textId="2BA2A8E0" w:rsidR="00430D74" w:rsidRPr="00430D74" w:rsidRDefault="00430D74" w:rsidP="00430D74">
      <w:pPr>
        <w:pStyle w:val="ListParagraph"/>
        <w:tabs>
          <w:tab w:val="left" w:pos="1300"/>
        </w:tabs>
        <w:spacing w:line="275" w:lineRule="exact"/>
        <w:ind w:leftChars="190" w:left="418" w:firstLine="0"/>
        <w:rPr>
          <w:color w:val="1F497D" w:themeColor="text2"/>
          <w:sz w:val="24"/>
          <w:szCs w:val="24"/>
        </w:rPr>
      </w:pPr>
      <w:r w:rsidRPr="00430D74">
        <w:rPr>
          <w:color w:val="1F497D" w:themeColor="text2"/>
          <w:sz w:val="24"/>
          <w:szCs w:val="24"/>
        </w:rPr>
        <w:t>MAC хаягийг IPv6 интерфэйсийн хаягт хөрвүүлэх стандарт арга юм. Энэ нь IPv6 хаягийг автоматаар үүсгэхдээ, MAC хаягийг ашиглан 64 битийн интерфэйсийн хаяг үүсгэхэд хэрэглэгддэг.</w:t>
      </w:r>
    </w:p>
    <w:p w14:paraId="423B55C6" w14:textId="77777777" w:rsidR="00366B05" w:rsidRPr="00430D74" w:rsidRDefault="00000000" w:rsidP="00430D74">
      <w:pPr>
        <w:pStyle w:val="ListParagraph"/>
        <w:numPr>
          <w:ilvl w:val="1"/>
          <w:numId w:val="1"/>
        </w:numPr>
        <w:tabs>
          <w:tab w:val="left" w:pos="1300"/>
        </w:tabs>
        <w:spacing w:before="2" w:line="275" w:lineRule="exact"/>
        <w:ind w:leftChars="26" w:left="418" w:hanging="361"/>
        <w:rPr>
          <w:sz w:val="24"/>
          <w:szCs w:val="24"/>
        </w:rPr>
      </w:pPr>
      <w:r w:rsidRPr="001B0FC2">
        <w:rPr>
          <w:sz w:val="24"/>
          <w:szCs w:val="24"/>
        </w:rPr>
        <w:t>IPv6</w:t>
      </w:r>
      <w:r w:rsidRPr="001B0FC2">
        <w:rPr>
          <w:spacing w:val="-2"/>
          <w:sz w:val="24"/>
          <w:szCs w:val="24"/>
        </w:rPr>
        <w:t xml:space="preserve"> </w:t>
      </w:r>
      <w:r w:rsidRPr="001B0FC2">
        <w:rPr>
          <w:sz w:val="24"/>
          <w:szCs w:val="24"/>
        </w:rPr>
        <w:t>сүлжээнд</w:t>
      </w:r>
      <w:r w:rsidRPr="001B0FC2">
        <w:rPr>
          <w:spacing w:val="-1"/>
          <w:sz w:val="24"/>
          <w:szCs w:val="24"/>
        </w:rPr>
        <w:t xml:space="preserve"> </w:t>
      </w:r>
      <w:r w:rsidRPr="001B0FC2">
        <w:rPr>
          <w:sz w:val="24"/>
          <w:szCs w:val="24"/>
        </w:rPr>
        <w:t>DHCPv6 болон</w:t>
      </w:r>
      <w:r w:rsidRPr="001B0FC2">
        <w:rPr>
          <w:spacing w:val="-1"/>
          <w:sz w:val="24"/>
          <w:szCs w:val="24"/>
        </w:rPr>
        <w:t xml:space="preserve"> </w:t>
      </w:r>
      <w:r w:rsidRPr="001B0FC2">
        <w:rPr>
          <w:sz w:val="24"/>
          <w:szCs w:val="24"/>
        </w:rPr>
        <w:t>SLAAC хоёрын</w:t>
      </w:r>
      <w:r w:rsidRPr="001B0FC2">
        <w:rPr>
          <w:spacing w:val="-1"/>
          <w:sz w:val="24"/>
          <w:szCs w:val="24"/>
        </w:rPr>
        <w:t xml:space="preserve"> </w:t>
      </w:r>
      <w:r w:rsidRPr="001B0FC2">
        <w:rPr>
          <w:sz w:val="24"/>
          <w:szCs w:val="24"/>
        </w:rPr>
        <w:t>ялгаа</w:t>
      </w:r>
      <w:r w:rsidRPr="001B0FC2">
        <w:rPr>
          <w:spacing w:val="-1"/>
          <w:sz w:val="24"/>
          <w:szCs w:val="24"/>
        </w:rPr>
        <w:t xml:space="preserve"> </w:t>
      </w:r>
      <w:r w:rsidRPr="001B0FC2">
        <w:rPr>
          <w:sz w:val="24"/>
          <w:szCs w:val="24"/>
        </w:rPr>
        <w:t>юу</w:t>
      </w:r>
      <w:r w:rsidRPr="001B0FC2">
        <w:rPr>
          <w:spacing w:val="-1"/>
          <w:sz w:val="24"/>
          <w:szCs w:val="24"/>
        </w:rPr>
        <w:t xml:space="preserve"> </w:t>
      </w:r>
      <w:r w:rsidRPr="001B0FC2">
        <w:rPr>
          <w:sz w:val="24"/>
          <w:szCs w:val="24"/>
        </w:rPr>
        <w:t>вэ?</w:t>
      </w:r>
    </w:p>
    <w:p w14:paraId="411086C9" w14:textId="77777777" w:rsidR="00430D74" w:rsidRPr="00430D74" w:rsidRDefault="00430D74" w:rsidP="00430D74">
      <w:pPr>
        <w:pStyle w:val="ListParagraph"/>
        <w:tabs>
          <w:tab w:val="left" w:pos="1300"/>
        </w:tabs>
        <w:spacing w:before="2" w:line="275" w:lineRule="exact"/>
        <w:ind w:left="418" w:firstLine="0"/>
        <w:rPr>
          <w:color w:val="1F497D" w:themeColor="text2"/>
          <w:sz w:val="24"/>
          <w:szCs w:val="24"/>
          <w:lang w:val="mn-MN"/>
        </w:rPr>
      </w:pPr>
      <w:r w:rsidRPr="00430D74">
        <w:rPr>
          <w:color w:val="1F497D" w:themeColor="text2"/>
          <w:sz w:val="24"/>
          <w:szCs w:val="24"/>
        </w:rPr>
        <w:t>DHCPv6</w:t>
      </w:r>
      <w:r w:rsidRPr="00430D74">
        <w:rPr>
          <w:color w:val="1F497D" w:themeColor="text2"/>
          <w:sz w:val="24"/>
          <w:szCs w:val="24"/>
          <w:lang w:val="mn-MN"/>
        </w:rPr>
        <w:t xml:space="preserve">: </w:t>
      </w:r>
      <w:r w:rsidRPr="00430D74">
        <w:rPr>
          <w:color w:val="1F497D" w:themeColor="text2"/>
          <w:sz w:val="24"/>
          <w:szCs w:val="24"/>
        </w:rPr>
        <w:t>DHCPv6 нь сүлжээний серверээс хаяг, DNS серверийн мэдээлэл гэх мэт тохиргоог төхөөрөмжүүдэд дамжуулах протокол юм.</w:t>
      </w:r>
    </w:p>
    <w:p w14:paraId="0106E0FB" w14:textId="43CA4046" w:rsidR="00430D74" w:rsidRPr="00430D74" w:rsidRDefault="00430D74" w:rsidP="00430D74">
      <w:pPr>
        <w:pStyle w:val="ListParagraph"/>
        <w:tabs>
          <w:tab w:val="left" w:pos="1300"/>
        </w:tabs>
        <w:spacing w:before="2" w:line="275" w:lineRule="exact"/>
        <w:ind w:left="418" w:firstLine="0"/>
        <w:rPr>
          <w:color w:val="1F497D" w:themeColor="text2"/>
          <w:sz w:val="24"/>
          <w:szCs w:val="24"/>
          <w:lang w:val="mn-MN"/>
        </w:rPr>
      </w:pPr>
      <w:r w:rsidRPr="00430D74">
        <w:rPr>
          <w:color w:val="1F497D" w:themeColor="text2"/>
          <w:sz w:val="24"/>
          <w:szCs w:val="24"/>
        </w:rPr>
        <w:t>SLAAC</w:t>
      </w:r>
      <w:r w:rsidRPr="00430D74">
        <w:rPr>
          <w:color w:val="1F497D" w:themeColor="text2"/>
          <w:sz w:val="24"/>
          <w:szCs w:val="24"/>
          <w:lang w:val="mn-MN"/>
        </w:rPr>
        <w:t xml:space="preserve">: </w:t>
      </w:r>
      <w:r w:rsidRPr="00430D74">
        <w:rPr>
          <w:color w:val="1F497D" w:themeColor="text2"/>
          <w:sz w:val="24"/>
          <w:szCs w:val="24"/>
          <w:lang w:val="mn-MN"/>
        </w:rPr>
        <w:t xml:space="preserve"> SLAAC нь төхөөрөмжүүд өөрсдөө IPv6 хаягаа автоматаар тохируулдаг.</w:t>
      </w:r>
      <w:r w:rsidRPr="00430D74">
        <w:rPr>
          <w:color w:val="1F497D" w:themeColor="text2"/>
          <w:sz w:val="24"/>
          <w:szCs w:val="24"/>
          <w:lang w:val="mn-MN"/>
        </w:rPr>
        <w:t xml:space="preserve"> </w:t>
      </w:r>
      <w:r w:rsidRPr="00430D74">
        <w:rPr>
          <w:color w:val="1F497D" w:themeColor="text2"/>
          <w:sz w:val="24"/>
          <w:szCs w:val="24"/>
          <w:lang w:val="mn-MN"/>
        </w:rPr>
        <w:t>Төхөөрөмж нь Router Advertisement (RA) мессежийг хүлээн авч, хаяг үүсгэхэд SLAAC ашигладаг.</w:t>
      </w:r>
      <w:r w:rsidRPr="00430D74">
        <w:rPr>
          <w:color w:val="1F497D" w:themeColor="text2"/>
          <w:sz w:val="24"/>
          <w:szCs w:val="24"/>
          <w:lang w:val="mn-MN"/>
        </w:rPr>
        <w:t xml:space="preserve"> </w:t>
      </w:r>
      <w:r w:rsidRPr="00430D74">
        <w:rPr>
          <w:color w:val="1F497D" w:themeColor="text2"/>
          <w:sz w:val="24"/>
          <w:szCs w:val="24"/>
          <w:lang w:val="mn-MN"/>
        </w:rPr>
        <w:t>SLAAC нь зөвхөн Link-Local хаяг болон global unicast хаяг үүсгэхэд хэрэглэгдэнэ.</w:t>
      </w:r>
    </w:p>
    <w:p w14:paraId="651D2E54" w14:textId="77777777" w:rsidR="00430D74" w:rsidRPr="00430D74" w:rsidRDefault="00000000" w:rsidP="00430D74">
      <w:pPr>
        <w:pStyle w:val="ListParagraph"/>
        <w:numPr>
          <w:ilvl w:val="1"/>
          <w:numId w:val="1"/>
        </w:numPr>
        <w:tabs>
          <w:tab w:val="left" w:pos="1300"/>
        </w:tabs>
        <w:spacing w:line="275" w:lineRule="exact"/>
        <w:ind w:leftChars="26" w:left="418" w:hanging="361"/>
        <w:rPr>
          <w:sz w:val="24"/>
          <w:szCs w:val="24"/>
        </w:rPr>
      </w:pPr>
      <w:r w:rsidRPr="001B0FC2">
        <w:rPr>
          <w:sz w:val="24"/>
          <w:szCs w:val="24"/>
        </w:rPr>
        <w:t>Stateless</w:t>
      </w:r>
      <w:r w:rsidRPr="001B0FC2">
        <w:rPr>
          <w:spacing w:val="-3"/>
          <w:sz w:val="24"/>
          <w:szCs w:val="24"/>
        </w:rPr>
        <w:t xml:space="preserve"> </w:t>
      </w:r>
      <w:r w:rsidRPr="001B0FC2">
        <w:rPr>
          <w:sz w:val="24"/>
          <w:szCs w:val="24"/>
        </w:rPr>
        <w:t>DHCPv6</w:t>
      </w:r>
      <w:r w:rsidRPr="001B0FC2">
        <w:rPr>
          <w:spacing w:val="-3"/>
          <w:sz w:val="24"/>
          <w:szCs w:val="24"/>
        </w:rPr>
        <w:t xml:space="preserve"> </w:t>
      </w:r>
      <w:r w:rsidRPr="001B0FC2">
        <w:rPr>
          <w:sz w:val="24"/>
          <w:szCs w:val="24"/>
        </w:rPr>
        <w:t>болон</w:t>
      </w:r>
      <w:r w:rsidRPr="001B0FC2">
        <w:rPr>
          <w:spacing w:val="-2"/>
          <w:sz w:val="24"/>
          <w:szCs w:val="24"/>
        </w:rPr>
        <w:t xml:space="preserve"> </w:t>
      </w:r>
      <w:r w:rsidRPr="001B0FC2">
        <w:rPr>
          <w:sz w:val="24"/>
          <w:szCs w:val="24"/>
        </w:rPr>
        <w:t>Stateful</w:t>
      </w:r>
      <w:r w:rsidRPr="001B0FC2">
        <w:rPr>
          <w:spacing w:val="-3"/>
          <w:sz w:val="24"/>
          <w:szCs w:val="24"/>
        </w:rPr>
        <w:t xml:space="preserve"> </w:t>
      </w:r>
      <w:r w:rsidRPr="001B0FC2">
        <w:rPr>
          <w:sz w:val="24"/>
          <w:szCs w:val="24"/>
        </w:rPr>
        <w:t>DHCPv6</w:t>
      </w:r>
      <w:r w:rsidRPr="001B0FC2">
        <w:rPr>
          <w:spacing w:val="-2"/>
          <w:sz w:val="24"/>
          <w:szCs w:val="24"/>
        </w:rPr>
        <w:t xml:space="preserve"> </w:t>
      </w:r>
      <w:r w:rsidRPr="001B0FC2">
        <w:rPr>
          <w:sz w:val="24"/>
          <w:szCs w:val="24"/>
        </w:rPr>
        <w:t>хоёрын</w:t>
      </w:r>
      <w:r w:rsidRPr="001B0FC2">
        <w:rPr>
          <w:spacing w:val="-3"/>
          <w:sz w:val="24"/>
          <w:szCs w:val="24"/>
        </w:rPr>
        <w:t xml:space="preserve"> </w:t>
      </w:r>
      <w:r w:rsidRPr="001B0FC2">
        <w:rPr>
          <w:sz w:val="24"/>
          <w:szCs w:val="24"/>
        </w:rPr>
        <w:t>ялгаа</w:t>
      </w:r>
      <w:r w:rsidRPr="001B0FC2">
        <w:rPr>
          <w:spacing w:val="-3"/>
          <w:sz w:val="24"/>
          <w:szCs w:val="24"/>
        </w:rPr>
        <w:t xml:space="preserve"> </w:t>
      </w:r>
      <w:r w:rsidRPr="001B0FC2">
        <w:rPr>
          <w:sz w:val="24"/>
          <w:szCs w:val="24"/>
        </w:rPr>
        <w:t>юу</w:t>
      </w:r>
      <w:r w:rsidRPr="001B0FC2">
        <w:rPr>
          <w:spacing w:val="-2"/>
          <w:sz w:val="24"/>
          <w:szCs w:val="24"/>
        </w:rPr>
        <w:t xml:space="preserve"> </w:t>
      </w:r>
      <w:r w:rsidRPr="001B0FC2">
        <w:rPr>
          <w:sz w:val="24"/>
          <w:szCs w:val="24"/>
        </w:rPr>
        <w:t>вэ?</w:t>
      </w:r>
      <w:r w:rsidRPr="001B0FC2">
        <w:rPr>
          <w:spacing w:val="-3"/>
          <w:sz w:val="24"/>
          <w:szCs w:val="24"/>
        </w:rPr>
        <w:t xml:space="preserve"> </w:t>
      </w:r>
    </w:p>
    <w:p w14:paraId="4D367966" w14:textId="14B0FE6C" w:rsidR="00430D74" w:rsidRPr="00430D74" w:rsidRDefault="00430D74" w:rsidP="00430D74">
      <w:pPr>
        <w:pStyle w:val="ListParagraph"/>
        <w:tabs>
          <w:tab w:val="left" w:pos="1300"/>
        </w:tabs>
        <w:spacing w:line="275" w:lineRule="exact"/>
        <w:ind w:left="418" w:firstLine="0"/>
        <w:rPr>
          <w:color w:val="1F497D" w:themeColor="text2"/>
          <w:sz w:val="24"/>
          <w:szCs w:val="24"/>
        </w:rPr>
      </w:pPr>
      <w:r w:rsidRPr="00430D74">
        <w:rPr>
          <w:color w:val="1F497D" w:themeColor="text2"/>
          <w:sz w:val="24"/>
          <w:szCs w:val="24"/>
          <w:lang w:val="mn-MN"/>
        </w:rPr>
        <w:t>Stateless DHCPv6:</w:t>
      </w:r>
    </w:p>
    <w:p w14:paraId="17B98974" w14:textId="4373ECBE" w:rsidR="00366B05" w:rsidRPr="00430D74" w:rsidRDefault="00430D74" w:rsidP="00430D74">
      <w:pPr>
        <w:pStyle w:val="ListParagraph"/>
        <w:numPr>
          <w:ilvl w:val="0"/>
          <w:numId w:val="11"/>
        </w:numPr>
        <w:tabs>
          <w:tab w:val="left" w:pos="1300"/>
        </w:tabs>
        <w:spacing w:line="275" w:lineRule="exact"/>
        <w:rPr>
          <w:color w:val="1F497D" w:themeColor="text2"/>
          <w:sz w:val="24"/>
          <w:szCs w:val="24"/>
          <w:lang w:val="mn-MN"/>
        </w:rPr>
      </w:pPr>
      <w:r w:rsidRPr="00430D74">
        <w:rPr>
          <w:color w:val="1F497D" w:themeColor="text2"/>
          <w:sz w:val="24"/>
          <w:szCs w:val="24"/>
          <w:lang w:val="mn-MN"/>
        </w:rPr>
        <w:t>Төхөөрөмж нь</w:t>
      </w:r>
      <w:r w:rsidRPr="00430D74">
        <w:rPr>
          <w:color w:val="1F497D" w:themeColor="text2"/>
          <w:sz w:val="24"/>
          <w:szCs w:val="24"/>
          <w:lang w:val="mn-MN"/>
        </w:rPr>
        <w:t xml:space="preserve"> хаягаа</w:t>
      </w:r>
      <w:r w:rsidRPr="00430D74">
        <w:rPr>
          <w:color w:val="1F497D" w:themeColor="text2"/>
          <w:sz w:val="24"/>
          <w:szCs w:val="24"/>
          <w:lang w:val="mn-MN"/>
        </w:rPr>
        <w:t xml:space="preserve"> SLAAC ашиглан</w:t>
      </w:r>
      <w:r w:rsidRPr="00430D74">
        <w:rPr>
          <w:color w:val="1F497D" w:themeColor="text2"/>
          <w:sz w:val="24"/>
          <w:szCs w:val="24"/>
          <w:lang w:val="mn-MN"/>
        </w:rPr>
        <w:t xml:space="preserve"> </w:t>
      </w:r>
      <w:r w:rsidRPr="00430D74">
        <w:rPr>
          <w:color w:val="1F497D" w:themeColor="text2"/>
          <w:sz w:val="24"/>
          <w:szCs w:val="24"/>
          <w:lang w:val="mn-MN"/>
        </w:rPr>
        <w:t>тохируулж, DNS серверийн мэдээлэл болон бусад тохиргоог DHCPv6 серверээс авдаг.</w:t>
      </w:r>
      <w:r w:rsidRPr="00430D74">
        <w:rPr>
          <w:color w:val="1F497D" w:themeColor="text2"/>
          <w:sz w:val="24"/>
          <w:szCs w:val="24"/>
          <w:lang w:val="mn-MN"/>
        </w:rPr>
        <w:t xml:space="preserve"> </w:t>
      </w:r>
      <w:r w:rsidRPr="00430D74">
        <w:rPr>
          <w:color w:val="1F497D" w:themeColor="text2"/>
          <w:sz w:val="24"/>
          <w:szCs w:val="24"/>
          <w:lang w:val="mn-MN"/>
        </w:rPr>
        <w:t>Төхөөрөмжийн хаяг нь автономоор үүсгэгдсэн байдаг.</w:t>
      </w:r>
    </w:p>
    <w:p w14:paraId="5FEEFFC3" w14:textId="77777777" w:rsidR="00430D74" w:rsidRPr="00430D74" w:rsidRDefault="00430D74" w:rsidP="00430D74">
      <w:pPr>
        <w:tabs>
          <w:tab w:val="left" w:pos="1300"/>
        </w:tabs>
        <w:spacing w:line="275" w:lineRule="exact"/>
        <w:ind w:left="360"/>
        <w:rPr>
          <w:color w:val="1F497D" w:themeColor="text2"/>
          <w:sz w:val="24"/>
          <w:szCs w:val="24"/>
          <w:lang w:val="mn-MN"/>
        </w:rPr>
      </w:pPr>
      <w:r w:rsidRPr="00430D74">
        <w:rPr>
          <w:color w:val="1F497D" w:themeColor="text2"/>
          <w:sz w:val="24"/>
          <w:szCs w:val="24"/>
          <w:lang w:val="mn-MN"/>
        </w:rPr>
        <w:t>Stateful DHCPv6:</w:t>
      </w:r>
    </w:p>
    <w:p w14:paraId="4493C03C" w14:textId="6778E2D2" w:rsidR="00430D74" w:rsidRPr="00036E8F" w:rsidRDefault="00430D74" w:rsidP="00430D74">
      <w:pPr>
        <w:pStyle w:val="ListParagraph"/>
        <w:numPr>
          <w:ilvl w:val="0"/>
          <w:numId w:val="11"/>
        </w:numPr>
        <w:tabs>
          <w:tab w:val="left" w:pos="1300"/>
        </w:tabs>
        <w:spacing w:line="275" w:lineRule="exact"/>
        <w:rPr>
          <w:color w:val="1F497D" w:themeColor="text2"/>
          <w:sz w:val="24"/>
          <w:szCs w:val="24"/>
          <w:lang w:val="mn-MN"/>
        </w:rPr>
      </w:pPr>
      <w:r w:rsidRPr="00430D74">
        <w:rPr>
          <w:color w:val="1F497D" w:themeColor="text2"/>
          <w:sz w:val="24"/>
          <w:szCs w:val="24"/>
          <w:lang w:val="mn-MN"/>
        </w:rPr>
        <w:t>Төхөөрөмж нь DHCPv6 серверээс хаяг, DNS, түүнтэй холбоотой бүх тохиргоог авч, сүлжээнээс бүртгэгддэг. Сүлжээнд байгаа хаягууд нь серверээр хянагддаг.</w:t>
      </w:r>
    </w:p>
    <w:p w14:paraId="194D0A34" w14:textId="1C5BBBED" w:rsidR="00036E8F" w:rsidRPr="00036E8F" w:rsidRDefault="00036E8F" w:rsidP="00036E8F">
      <w:pPr>
        <w:tabs>
          <w:tab w:val="left" w:pos="1300"/>
        </w:tabs>
        <w:spacing w:line="275" w:lineRule="exact"/>
        <w:rPr>
          <w:rFonts w:eastAsiaTheme="minorEastAsia"/>
          <w:b/>
          <w:bCs/>
          <w:sz w:val="24"/>
          <w:szCs w:val="24"/>
          <w:lang w:val="mn-MN" w:eastAsia="zh-CN"/>
        </w:rPr>
      </w:pPr>
      <w:r w:rsidRPr="00036E8F">
        <w:rPr>
          <w:rFonts w:eastAsiaTheme="minorEastAsia"/>
          <w:b/>
          <w:bCs/>
          <w:sz w:val="24"/>
          <w:szCs w:val="24"/>
          <w:lang w:val="mn-MN" w:eastAsia="zh-CN"/>
        </w:rPr>
        <w:t>Дүгнэлт</w:t>
      </w:r>
    </w:p>
    <w:p w14:paraId="4C64D63D" w14:textId="4B698542" w:rsidR="00036E8F" w:rsidRPr="00036E8F" w:rsidRDefault="00036E8F" w:rsidP="00036E8F">
      <w:pPr>
        <w:tabs>
          <w:tab w:val="left" w:pos="1300"/>
        </w:tabs>
        <w:spacing w:line="275" w:lineRule="exact"/>
        <w:rPr>
          <w:rFonts w:eastAsiaTheme="minorEastAsia" w:hint="eastAsia"/>
          <w:sz w:val="24"/>
          <w:szCs w:val="24"/>
          <w:lang w:val="mn-MN" w:eastAsia="zh-CN"/>
        </w:rPr>
      </w:pPr>
      <w:r w:rsidRPr="00036E8F">
        <w:rPr>
          <w:rFonts w:eastAsiaTheme="minorEastAsia"/>
          <w:sz w:val="24"/>
          <w:szCs w:val="24"/>
          <w:lang w:eastAsia="zh-CN"/>
        </w:rPr>
        <w:t>IPv6 нь интернетийн ирээдүйд чухал үүрэг гүйцэтгэх бөгөөд сүлжээний хаяг сонголт, аюулгүй байдал болон өргөжилтэд томоохон хувь нэмэр оруулж байна. Гэсэн хэдий ч, шилжүүлэх үйл явц нь төхөөрөмжийн нийцэл, сүлжээний тохиргоо зэрэг олон сорилттой тулгардаг. Гэвч энэ нь интернетийн өсөлт, шинэ технологийн хэрэгцээг хангах гол алхам болох юм.</w:t>
      </w:r>
    </w:p>
    <w:sectPr w:rsidR="00036E8F" w:rsidRPr="00036E8F">
      <w:headerReference w:type="default" r:id="rId44"/>
      <w:footerReference w:type="default" r:id="rId45"/>
      <w:pgSz w:w="12240" w:h="15840"/>
      <w:pgMar w:top="1360" w:right="1220" w:bottom="720" w:left="1220" w:header="977" w:footer="5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6EC831" w14:textId="77777777" w:rsidR="009016CF" w:rsidRDefault="009016CF">
      <w:r>
        <w:separator/>
      </w:r>
    </w:p>
  </w:endnote>
  <w:endnote w:type="continuationSeparator" w:id="0">
    <w:p w14:paraId="60F72AAC" w14:textId="77777777" w:rsidR="009016CF" w:rsidRDefault="009016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C6216" w14:textId="77777777" w:rsidR="00366B05" w:rsidRDefault="00000000">
    <w:pPr>
      <w:pStyle w:val="BodyText"/>
      <w:spacing w:line="14" w:lineRule="auto"/>
      <w:rPr>
        <w:sz w:val="20"/>
      </w:rPr>
    </w:pPr>
    <w:r>
      <w:pict w14:anchorId="2CD8FFED">
        <v:shapetype id="_x0000_t202" coordsize="21600,21600" o:spt="202" path="m,l,21600r21600,l21600,xe">
          <v:stroke joinstyle="miter"/>
          <v:path gradientshapeok="t" o:connecttype="rect"/>
        </v:shapetype>
        <v:shape id="_x0000_s1025" type="#_x0000_t202" style="position:absolute;margin-left:525.5pt;margin-top:754.15pt;width:18pt;height:15.3pt;z-index:-15896064;mso-position-horizontal-relative:page;mso-position-vertical-relative:page" filled="f" stroked="f">
          <v:textbox inset="0,0,0,0">
            <w:txbxContent>
              <w:p w14:paraId="548610D3" w14:textId="77777777" w:rsidR="00366B05" w:rsidRDefault="00000000">
                <w:pPr>
                  <w:pStyle w:val="BodyText"/>
                  <w:spacing w:before="10"/>
                  <w:ind w:left="60"/>
                </w:pPr>
                <w:r>
                  <w:fldChar w:fldCharType="begin"/>
                </w:r>
                <w:r>
                  <w:instrText xml:space="preserve"> PAGE </w:instrText>
                </w:r>
                <w:r>
                  <w:fldChar w:fldCharType="separate"/>
                </w:r>
                <w:r>
                  <w:t>76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FE0222" w14:textId="77777777" w:rsidR="009016CF" w:rsidRDefault="009016CF">
      <w:r>
        <w:separator/>
      </w:r>
    </w:p>
  </w:footnote>
  <w:footnote w:type="continuationSeparator" w:id="0">
    <w:p w14:paraId="034F896E" w14:textId="77777777" w:rsidR="009016CF" w:rsidRDefault="009016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278A5" w14:textId="77777777" w:rsidR="00366B05" w:rsidRDefault="00000000">
    <w:pPr>
      <w:pStyle w:val="BodyText"/>
      <w:spacing w:line="14" w:lineRule="auto"/>
      <w:rPr>
        <w:sz w:val="20"/>
      </w:rPr>
    </w:pPr>
    <w:r>
      <w:pict w14:anchorId="40AFA1A5">
        <v:shapetype id="_x0000_t202" coordsize="21600,21600" o:spt="202" path="m,l,21600r21600,l21600,xe">
          <v:stroke joinstyle="miter"/>
          <v:path gradientshapeok="t" o:connecttype="rect"/>
        </v:shapetype>
        <v:shape id="_x0000_s1026" type="#_x0000_t202" style="position:absolute;margin-left:362.9pt;margin-top:47.85pt;width:178.6pt;height:15.3pt;z-index:-15896576;mso-position-horizontal-relative:page;mso-position-vertical-relative:page" filled="f" stroked="f">
          <v:textbox inset="0,0,0,0">
            <w:txbxContent>
              <w:p w14:paraId="50D4708B" w14:textId="77777777" w:rsidR="00366B05" w:rsidRDefault="00000000">
                <w:pPr>
                  <w:spacing w:before="10"/>
                  <w:ind w:left="20"/>
                  <w:rPr>
                    <w:i/>
                    <w:sz w:val="24"/>
                  </w:rPr>
                </w:pPr>
                <w:r>
                  <w:rPr>
                    <w:i/>
                    <w:sz w:val="24"/>
                  </w:rPr>
                  <w:t>Компьютерын</w:t>
                </w:r>
                <w:r>
                  <w:rPr>
                    <w:i/>
                    <w:spacing w:val="-2"/>
                    <w:sz w:val="24"/>
                  </w:rPr>
                  <w:t xml:space="preserve"> </w:t>
                </w:r>
                <w:r>
                  <w:rPr>
                    <w:i/>
                    <w:sz w:val="24"/>
                  </w:rPr>
                  <w:t>сүлжээ</w:t>
                </w:r>
                <w:r>
                  <w:rPr>
                    <w:i/>
                    <w:spacing w:val="-3"/>
                    <w:sz w:val="24"/>
                  </w:rPr>
                  <w:t xml:space="preserve"> </w:t>
                </w:r>
                <w:r>
                  <w:rPr>
                    <w:i/>
                    <w:sz w:val="24"/>
                  </w:rPr>
                  <w:t>(ECEN213)</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867E8"/>
    <w:multiLevelType w:val="hybridMultilevel"/>
    <w:tmpl w:val="160655CA"/>
    <w:lvl w:ilvl="0" w:tplc="9C6EAC28">
      <w:start w:val="1"/>
      <w:numFmt w:val="lowerLetter"/>
      <w:lvlText w:val="%1."/>
      <w:lvlJc w:val="left"/>
      <w:pPr>
        <w:ind w:left="949" w:hanging="360"/>
      </w:pPr>
      <w:rPr>
        <w:rFonts w:ascii="Times New Roman" w:eastAsia="Times New Roman" w:hAnsi="Times New Roman" w:cs="Times New Roman" w:hint="default"/>
        <w:spacing w:val="-1"/>
        <w:w w:val="100"/>
        <w:sz w:val="24"/>
        <w:szCs w:val="24"/>
        <w:lang w:val="ru-RU" w:eastAsia="en-US" w:bidi="ar-SA"/>
      </w:rPr>
    </w:lvl>
    <w:lvl w:ilvl="1" w:tplc="FA3A2532">
      <w:numFmt w:val="bullet"/>
      <w:lvlText w:val="•"/>
      <w:lvlJc w:val="left"/>
      <w:pPr>
        <w:ind w:left="1826" w:hanging="360"/>
      </w:pPr>
      <w:rPr>
        <w:rFonts w:hint="default"/>
        <w:lang w:val="ru-RU" w:eastAsia="en-US" w:bidi="ar-SA"/>
      </w:rPr>
    </w:lvl>
    <w:lvl w:ilvl="2" w:tplc="46662908">
      <w:numFmt w:val="bullet"/>
      <w:lvlText w:val="•"/>
      <w:lvlJc w:val="left"/>
      <w:pPr>
        <w:ind w:left="2712" w:hanging="360"/>
      </w:pPr>
      <w:rPr>
        <w:rFonts w:hint="default"/>
        <w:lang w:val="ru-RU" w:eastAsia="en-US" w:bidi="ar-SA"/>
      </w:rPr>
    </w:lvl>
    <w:lvl w:ilvl="3" w:tplc="A0125E12">
      <w:numFmt w:val="bullet"/>
      <w:lvlText w:val="•"/>
      <w:lvlJc w:val="left"/>
      <w:pPr>
        <w:ind w:left="3598" w:hanging="360"/>
      </w:pPr>
      <w:rPr>
        <w:rFonts w:hint="default"/>
        <w:lang w:val="ru-RU" w:eastAsia="en-US" w:bidi="ar-SA"/>
      </w:rPr>
    </w:lvl>
    <w:lvl w:ilvl="4" w:tplc="75269C8A">
      <w:numFmt w:val="bullet"/>
      <w:lvlText w:val="•"/>
      <w:lvlJc w:val="left"/>
      <w:pPr>
        <w:ind w:left="4484" w:hanging="360"/>
      </w:pPr>
      <w:rPr>
        <w:rFonts w:hint="default"/>
        <w:lang w:val="ru-RU" w:eastAsia="en-US" w:bidi="ar-SA"/>
      </w:rPr>
    </w:lvl>
    <w:lvl w:ilvl="5" w:tplc="D68EC5FE">
      <w:numFmt w:val="bullet"/>
      <w:lvlText w:val="•"/>
      <w:lvlJc w:val="left"/>
      <w:pPr>
        <w:ind w:left="5370" w:hanging="360"/>
      </w:pPr>
      <w:rPr>
        <w:rFonts w:hint="default"/>
        <w:lang w:val="ru-RU" w:eastAsia="en-US" w:bidi="ar-SA"/>
      </w:rPr>
    </w:lvl>
    <w:lvl w:ilvl="6" w:tplc="161C8F16">
      <w:numFmt w:val="bullet"/>
      <w:lvlText w:val="•"/>
      <w:lvlJc w:val="left"/>
      <w:pPr>
        <w:ind w:left="6256" w:hanging="360"/>
      </w:pPr>
      <w:rPr>
        <w:rFonts w:hint="default"/>
        <w:lang w:val="ru-RU" w:eastAsia="en-US" w:bidi="ar-SA"/>
      </w:rPr>
    </w:lvl>
    <w:lvl w:ilvl="7" w:tplc="E480B5CE">
      <w:numFmt w:val="bullet"/>
      <w:lvlText w:val="•"/>
      <w:lvlJc w:val="left"/>
      <w:pPr>
        <w:ind w:left="7142" w:hanging="360"/>
      </w:pPr>
      <w:rPr>
        <w:rFonts w:hint="default"/>
        <w:lang w:val="ru-RU" w:eastAsia="en-US" w:bidi="ar-SA"/>
      </w:rPr>
    </w:lvl>
    <w:lvl w:ilvl="8" w:tplc="3DBEF31A">
      <w:numFmt w:val="bullet"/>
      <w:lvlText w:val="•"/>
      <w:lvlJc w:val="left"/>
      <w:pPr>
        <w:ind w:left="8028" w:hanging="360"/>
      </w:pPr>
      <w:rPr>
        <w:rFonts w:hint="default"/>
        <w:lang w:val="ru-RU" w:eastAsia="en-US" w:bidi="ar-SA"/>
      </w:rPr>
    </w:lvl>
  </w:abstractNum>
  <w:abstractNum w:abstractNumId="1" w15:restartNumberingAfterBreak="0">
    <w:nsid w:val="0701634C"/>
    <w:multiLevelType w:val="multilevel"/>
    <w:tmpl w:val="7286F35C"/>
    <w:lvl w:ilvl="0">
      <w:start w:val="12"/>
      <w:numFmt w:val="decimal"/>
      <w:lvlText w:val="%1"/>
      <w:lvlJc w:val="left"/>
      <w:pPr>
        <w:ind w:left="1882" w:hanging="576"/>
      </w:pPr>
      <w:rPr>
        <w:rFonts w:hint="default"/>
        <w:lang w:val="ru-RU" w:eastAsia="en-US" w:bidi="ar-SA"/>
      </w:rPr>
    </w:lvl>
    <w:lvl w:ilvl="1">
      <w:start w:val="1"/>
      <w:numFmt w:val="decimal"/>
      <w:lvlText w:val="%1.%2"/>
      <w:lvlJc w:val="left"/>
      <w:pPr>
        <w:ind w:left="1882" w:hanging="576"/>
      </w:pPr>
      <w:rPr>
        <w:rFonts w:ascii="Times New Roman" w:eastAsia="Times New Roman" w:hAnsi="Times New Roman" w:cs="Times New Roman" w:hint="default"/>
        <w:b/>
        <w:bCs/>
        <w:spacing w:val="-10"/>
        <w:w w:val="100"/>
        <w:sz w:val="24"/>
        <w:szCs w:val="24"/>
        <w:lang w:val="ru-RU" w:eastAsia="en-US" w:bidi="ar-SA"/>
      </w:rPr>
    </w:lvl>
    <w:lvl w:ilvl="2">
      <w:numFmt w:val="bullet"/>
      <w:lvlText w:val="•"/>
      <w:lvlJc w:val="left"/>
      <w:pPr>
        <w:ind w:left="3464" w:hanging="576"/>
      </w:pPr>
      <w:rPr>
        <w:rFonts w:hint="default"/>
        <w:lang w:val="ru-RU" w:eastAsia="en-US" w:bidi="ar-SA"/>
      </w:rPr>
    </w:lvl>
    <w:lvl w:ilvl="3">
      <w:numFmt w:val="bullet"/>
      <w:lvlText w:val="•"/>
      <w:lvlJc w:val="left"/>
      <w:pPr>
        <w:ind w:left="4256" w:hanging="576"/>
      </w:pPr>
      <w:rPr>
        <w:rFonts w:hint="default"/>
        <w:lang w:val="ru-RU" w:eastAsia="en-US" w:bidi="ar-SA"/>
      </w:rPr>
    </w:lvl>
    <w:lvl w:ilvl="4">
      <w:numFmt w:val="bullet"/>
      <w:lvlText w:val="•"/>
      <w:lvlJc w:val="left"/>
      <w:pPr>
        <w:ind w:left="5048" w:hanging="576"/>
      </w:pPr>
      <w:rPr>
        <w:rFonts w:hint="default"/>
        <w:lang w:val="ru-RU" w:eastAsia="en-US" w:bidi="ar-SA"/>
      </w:rPr>
    </w:lvl>
    <w:lvl w:ilvl="5">
      <w:numFmt w:val="bullet"/>
      <w:lvlText w:val="•"/>
      <w:lvlJc w:val="left"/>
      <w:pPr>
        <w:ind w:left="5840" w:hanging="576"/>
      </w:pPr>
      <w:rPr>
        <w:rFonts w:hint="default"/>
        <w:lang w:val="ru-RU" w:eastAsia="en-US" w:bidi="ar-SA"/>
      </w:rPr>
    </w:lvl>
    <w:lvl w:ilvl="6">
      <w:numFmt w:val="bullet"/>
      <w:lvlText w:val="•"/>
      <w:lvlJc w:val="left"/>
      <w:pPr>
        <w:ind w:left="6632" w:hanging="576"/>
      </w:pPr>
      <w:rPr>
        <w:rFonts w:hint="default"/>
        <w:lang w:val="ru-RU" w:eastAsia="en-US" w:bidi="ar-SA"/>
      </w:rPr>
    </w:lvl>
    <w:lvl w:ilvl="7">
      <w:numFmt w:val="bullet"/>
      <w:lvlText w:val="•"/>
      <w:lvlJc w:val="left"/>
      <w:pPr>
        <w:ind w:left="7424" w:hanging="576"/>
      </w:pPr>
      <w:rPr>
        <w:rFonts w:hint="default"/>
        <w:lang w:val="ru-RU" w:eastAsia="en-US" w:bidi="ar-SA"/>
      </w:rPr>
    </w:lvl>
    <w:lvl w:ilvl="8">
      <w:numFmt w:val="bullet"/>
      <w:lvlText w:val="•"/>
      <w:lvlJc w:val="left"/>
      <w:pPr>
        <w:ind w:left="8216" w:hanging="576"/>
      </w:pPr>
      <w:rPr>
        <w:rFonts w:hint="default"/>
        <w:lang w:val="ru-RU" w:eastAsia="en-US" w:bidi="ar-SA"/>
      </w:rPr>
    </w:lvl>
  </w:abstractNum>
  <w:abstractNum w:abstractNumId="2" w15:restartNumberingAfterBreak="0">
    <w:nsid w:val="0BA60AA5"/>
    <w:multiLevelType w:val="multilevel"/>
    <w:tmpl w:val="0F0A6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D1363B"/>
    <w:multiLevelType w:val="hybridMultilevel"/>
    <w:tmpl w:val="6BF4F766"/>
    <w:lvl w:ilvl="0" w:tplc="9422414E">
      <w:numFmt w:val="bullet"/>
      <w:lvlText w:val="&gt;"/>
      <w:lvlJc w:val="left"/>
      <w:pPr>
        <w:ind w:left="462" w:hanging="357"/>
      </w:pPr>
      <w:rPr>
        <w:rFonts w:ascii="Times New Roman" w:eastAsia="Times New Roman" w:hAnsi="Times New Roman" w:cs="Times New Roman" w:hint="default"/>
        <w:w w:val="100"/>
        <w:sz w:val="24"/>
        <w:szCs w:val="24"/>
        <w:lang w:val="ru-RU" w:eastAsia="en-US" w:bidi="ar-SA"/>
      </w:rPr>
    </w:lvl>
    <w:lvl w:ilvl="1" w:tplc="AB686AFA">
      <w:numFmt w:val="bullet"/>
      <w:lvlText w:val="•"/>
      <w:lvlJc w:val="left"/>
      <w:pPr>
        <w:ind w:left="1371" w:hanging="357"/>
      </w:pPr>
      <w:rPr>
        <w:rFonts w:hint="default"/>
        <w:lang w:val="ru-RU" w:eastAsia="en-US" w:bidi="ar-SA"/>
      </w:rPr>
    </w:lvl>
    <w:lvl w:ilvl="2" w:tplc="750E25CC">
      <w:numFmt w:val="bullet"/>
      <w:lvlText w:val="•"/>
      <w:lvlJc w:val="left"/>
      <w:pPr>
        <w:ind w:left="2282" w:hanging="357"/>
      </w:pPr>
      <w:rPr>
        <w:rFonts w:hint="default"/>
        <w:lang w:val="ru-RU" w:eastAsia="en-US" w:bidi="ar-SA"/>
      </w:rPr>
    </w:lvl>
    <w:lvl w:ilvl="3" w:tplc="6390E432">
      <w:numFmt w:val="bullet"/>
      <w:lvlText w:val="•"/>
      <w:lvlJc w:val="left"/>
      <w:pPr>
        <w:ind w:left="3193" w:hanging="357"/>
      </w:pPr>
      <w:rPr>
        <w:rFonts w:hint="default"/>
        <w:lang w:val="ru-RU" w:eastAsia="en-US" w:bidi="ar-SA"/>
      </w:rPr>
    </w:lvl>
    <w:lvl w:ilvl="4" w:tplc="DB7A88EA">
      <w:numFmt w:val="bullet"/>
      <w:lvlText w:val="•"/>
      <w:lvlJc w:val="left"/>
      <w:pPr>
        <w:ind w:left="4104" w:hanging="357"/>
      </w:pPr>
      <w:rPr>
        <w:rFonts w:hint="default"/>
        <w:lang w:val="ru-RU" w:eastAsia="en-US" w:bidi="ar-SA"/>
      </w:rPr>
    </w:lvl>
    <w:lvl w:ilvl="5" w:tplc="F2F09FC8">
      <w:numFmt w:val="bullet"/>
      <w:lvlText w:val="•"/>
      <w:lvlJc w:val="left"/>
      <w:pPr>
        <w:ind w:left="5015" w:hanging="357"/>
      </w:pPr>
      <w:rPr>
        <w:rFonts w:hint="default"/>
        <w:lang w:val="ru-RU" w:eastAsia="en-US" w:bidi="ar-SA"/>
      </w:rPr>
    </w:lvl>
    <w:lvl w:ilvl="6" w:tplc="61126866">
      <w:numFmt w:val="bullet"/>
      <w:lvlText w:val="•"/>
      <w:lvlJc w:val="left"/>
      <w:pPr>
        <w:ind w:left="5926" w:hanging="357"/>
      </w:pPr>
      <w:rPr>
        <w:rFonts w:hint="default"/>
        <w:lang w:val="ru-RU" w:eastAsia="en-US" w:bidi="ar-SA"/>
      </w:rPr>
    </w:lvl>
    <w:lvl w:ilvl="7" w:tplc="7778BB04">
      <w:numFmt w:val="bullet"/>
      <w:lvlText w:val="•"/>
      <w:lvlJc w:val="left"/>
      <w:pPr>
        <w:ind w:left="6837" w:hanging="357"/>
      </w:pPr>
      <w:rPr>
        <w:rFonts w:hint="default"/>
        <w:lang w:val="ru-RU" w:eastAsia="en-US" w:bidi="ar-SA"/>
      </w:rPr>
    </w:lvl>
    <w:lvl w:ilvl="8" w:tplc="35265FE8">
      <w:numFmt w:val="bullet"/>
      <w:lvlText w:val="•"/>
      <w:lvlJc w:val="left"/>
      <w:pPr>
        <w:ind w:left="7748" w:hanging="357"/>
      </w:pPr>
      <w:rPr>
        <w:rFonts w:hint="default"/>
        <w:lang w:val="ru-RU" w:eastAsia="en-US" w:bidi="ar-SA"/>
      </w:rPr>
    </w:lvl>
  </w:abstractNum>
  <w:abstractNum w:abstractNumId="4" w15:restartNumberingAfterBreak="0">
    <w:nsid w:val="2C2F4F5B"/>
    <w:multiLevelType w:val="multilevel"/>
    <w:tmpl w:val="4D22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231401"/>
    <w:multiLevelType w:val="hybridMultilevel"/>
    <w:tmpl w:val="61823E1C"/>
    <w:lvl w:ilvl="0" w:tplc="168EA924">
      <w:start w:val="1"/>
      <w:numFmt w:val="lowerLetter"/>
      <w:lvlText w:val="%1."/>
      <w:lvlJc w:val="left"/>
      <w:pPr>
        <w:ind w:left="949" w:hanging="360"/>
      </w:pPr>
      <w:rPr>
        <w:rFonts w:ascii="Times New Roman" w:eastAsia="Times New Roman" w:hAnsi="Times New Roman" w:cs="Times New Roman" w:hint="default"/>
        <w:spacing w:val="-1"/>
        <w:w w:val="100"/>
        <w:sz w:val="24"/>
        <w:szCs w:val="24"/>
        <w:lang w:val="ru-RU" w:eastAsia="en-US" w:bidi="ar-SA"/>
      </w:rPr>
    </w:lvl>
    <w:lvl w:ilvl="1" w:tplc="3872F0B6">
      <w:numFmt w:val="bullet"/>
      <w:lvlText w:val="•"/>
      <w:lvlJc w:val="left"/>
      <w:pPr>
        <w:ind w:left="1826" w:hanging="360"/>
      </w:pPr>
      <w:rPr>
        <w:rFonts w:hint="default"/>
        <w:lang w:val="ru-RU" w:eastAsia="en-US" w:bidi="ar-SA"/>
      </w:rPr>
    </w:lvl>
    <w:lvl w:ilvl="2" w:tplc="16507778">
      <w:numFmt w:val="bullet"/>
      <w:lvlText w:val="•"/>
      <w:lvlJc w:val="left"/>
      <w:pPr>
        <w:ind w:left="2712" w:hanging="360"/>
      </w:pPr>
      <w:rPr>
        <w:rFonts w:hint="default"/>
        <w:lang w:val="ru-RU" w:eastAsia="en-US" w:bidi="ar-SA"/>
      </w:rPr>
    </w:lvl>
    <w:lvl w:ilvl="3" w:tplc="B0F64450">
      <w:numFmt w:val="bullet"/>
      <w:lvlText w:val="•"/>
      <w:lvlJc w:val="left"/>
      <w:pPr>
        <w:ind w:left="3598" w:hanging="360"/>
      </w:pPr>
      <w:rPr>
        <w:rFonts w:hint="default"/>
        <w:lang w:val="ru-RU" w:eastAsia="en-US" w:bidi="ar-SA"/>
      </w:rPr>
    </w:lvl>
    <w:lvl w:ilvl="4" w:tplc="3656F64C">
      <w:numFmt w:val="bullet"/>
      <w:lvlText w:val="•"/>
      <w:lvlJc w:val="left"/>
      <w:pPr>
        <w:ind w:left="4484" w:hanging="360"/>
      </w:pPr>
      <w:rPr>
        <w:rFonts w:hint="default"/>
        <w:lang w:val="ru-RU" w:eastAsia="en-US" w:bidi="ar-SA"/>
      </w:rPr>
    </w:lvl>
    <w:lvl w:ilvl="5" w:tplc="5E22AD1A">
      <w:numFmt w:val="bullet"/>
      <w:lvlText w:val="•"/>
      <w:lvlJc w:val="left"/>
      <w:pPr>
        <w:ind w:left="5370" w:hanging="360"/>
      </w:pPr>
      <w:rPr>
        <w:rFonts w:hint="default"/>
        <w:lang w:val="ru-RU" w:eastAsia="en-US" w:bidi="ar-SA"/>
      </w:rPr>
    </w:lvl>
    <w:lvl w:ilvl="6" w:tplc="74508118">
      <w:numFmt w:val="bullet"/>
      <w:lvlText w:val="•"/>
      <w:lvlJc w:val="left"/>
      <w:pPr>
        <w:ind w:left="6256" w:hanging="360"/>
      </w:pPr>
      <w:rPr>
        <w:rFonts w:hint="default"/>
        <w:lang w:val="ru-RU" w:eastAsia="en-US" w:bidi="ar-SA"/>
      </w:rPr>
    </w:lvl>
    <w:lvl w:ilvl="7" w:tplc="14B4A07C">
      <w:numFmt w:val="bullet"/>
      <w:lvlText w:val="•"/>
      <w:lvlJc w:val="left"/>
      <w:pPr>
        <w:ind w:left="7142" w:hanging="360"/>
      </w:pPr>
      <w:rPr>
        <w:rFonts w:hint="default"/>
        <w:lang w:val="ru-RU" w:eastAsia="en-US" w:bidi="ar-SA"/>
      </w:rPr>
    </w:lvl>
    <w:lvl w:ilvl="8" w:tplc="5D585842">
      <w:numFmt w:val="bullet"/>
      <w:lvlText w:val="•"/>
      <w:lvlJc w:val="left"/>
      <w:pPr>
        <w:ind w:left="8028" w:hanging="360"/>
      </w:pPr>
      <w:rPr>
        <w:rFonts w:hint="default"/>
        <w:lang w:val="ru-RU" w:eastAsia="en-US" w:bidi="ar-SA"/>
      </w:rPr>
    </w:lvl>
  </w:abstractNum>
  <w:abstractNum w:abstractNumId="6" w15:restartNumberingAfterBreak="0">
    <w:nsid w:val="2F4E73E4"/>
    <w:multiLevelType w:val="hybridMultilevel"/>
    <w:tmpl w:val="B8BEBF70"/>
    <w:lvl w:ilvl="0" w:tplc="C4322A7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2080672"/>
    <w:multiLevelType w:val="hybridMultilevel"/>
    <w:tmpl w:val="9D36AFE8"/>
    <w:lvl w:ilvl="0" w:tplc="8AB275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A0E731E"/>
    <w:multiLevelType w:val="multilevel"/>
    <w:tmpl w:val="16F4EFD2"/>
    <w:lvl w:ilvl="0">
      <w:start w:val="12"/>
      <w:numFmt w:val="decimal"/>
      <w:lvlText w:val="%1"/>
      <w:lvlJc w:val="left"/>
      <w:pPr>
        <w:ind w:left="1882" w:hanging="576"/>
      </w:pPr>
      <w:rPr>
        <w:rFonts w:hint="default"/>
        <w:lang w:val="ru-RU" w:eastAsia="en-US" w:bidi="ar-SA"/>
      </w:rPr>
    </w:lvl>
    <w:lvl w:ilvl="1">
      <w:start w:val="4"/>
      <w:numFmt w:val="decimal"/>
      <w:lvlText w:val="%1.%2"/>
      <w:lvlJc w:val="left"/>
      <w:pPr>
        <w:ind w:left="1882" w:hanging="576"/>
      </w:pPr>
      <w:rPr>
        <w:rFonts w:ascii="Times New Roman" w:eastAsia="Times New Roman" w:hAnsi="Times New Roman" w:cs="Times New Roman" w:hint="default"/>
        <w:b/>
        <w:bCs/>
        <w:spacing w:val="-10"/>
        <w:w w:val="100"/>
        <w:sz w:val="24"/>
        <w:szCs w:val="24"/>
        <w:lang w:val="ru-RU" w:eastAsia="en-US" w:bidi="ar-SA"/>
      </w:rPr>
    </w:lvl>
    <w:lvl w:ilvl="2">
      <w:start w:val="1"/>
      <w:numFmt w:val="decimal"/>
      <w:lvlText w:val="%1.%2.%3"/>
      <w:lvlJc w:val="left"/>
      <w:pPr>
        <w:ind w:left="1428" w:hanging="720"/>
      </w:pPr>
      <w:rPr>
        <w:rFonts w:ascii="Times New Roman" w:eastAsia="Times New Roman" w:hAnsi="Times New Roman" w:cs="Times New Roman" w:hint="default"/>
        <w:b/>
        <w:bCs/>
        <w:w w:val="100"/>
        <w:sz w:val="24"/>
        <w:szCs w:val="24"/>
        <w:lang w:val="ru-RU" w:eastAsia="en-US" w:bidi="ar-SA"/>
      </w:rPr>
    </w:lvl>
    <w:lvl w:ilvl="3">
      <w:numFmt w:val="bullet"/>
      <w:lvlText w:val="•"/>
      <w:lvlJc w:val="left"/>
      <w:pPr>
        <w:ind w:left="3748" w:hanging="720"/>
      </w:pPr>
      <w:rPr>
        <w:rFonts w:hint="default"/>
        <w:lang w:val="ru-RU" w:eastAsia="en-US" w:bidi="ar-SA"/>
      </w:rPr>
    </w:lvl>
    <w:lvl w:ilvl="4">
      <w:numFmt w:val="bullet"/>
      <w:lvlText w:val="•"/>
      <w:lvlJc w:val="left"/>
      <w:pPr>
        <w:ind w:left="4613" w:hanging="720"/>
      </w:pPr>
      <w:rPr>
        <w:rFonts w:hint="default"/>
        <w:lang w:val="ru-RU" w:eastAsia="en-US" w:bidi="ar-SA"/>
      </w:rPr>
    </w:lvl>
    <w:lvl w:ilvl="5">
      <w:numFmt w:val="bullet"/>
      <w:lvlText w:val="•"/>
      <w:lvlJc w:val="left"/>
      <w:pPr>
        <w:ind w:left="5477" w:hanging="720"/>
      </w:pPr>
      <w:rPr>
        <w:rFonts w:hint="default"/>
        <w:lang w:val="ru-RU" w:eastAsia="en-US" w:bidi="ar-SA"/>
      </w:rPr>
    </w:lvl>
    <w:lvl w:ilvl="6">
      <w:numFmt w:val="bullet"/>
      <w:lvlText w:val="•"/>
      <w:lvlJc w:val="left"/>
      <w:pPr>
        <w:ind w:left="6342" w:hanging="720"/>
      </w:pPr>
      <w:rPr>
        <w:rFonts w:hint="default"/>
        <w:lang w:val="ru-RU" w:eastAsia="en-US" w:bidi="ar-SA"/>
      </w:rPr>
    </w:lvl>
    <w:lvl w:ilvl="7">
      <w:numFmt w:val="bullet"/>
      <w:lvlText w:val="•"/>
      <w:lvlJc w:val="left"/>
      <w:pPr>
        <w:ind w:left="7206" w:hanging="720"/>
      </w:pPr>
      <w:rPr>
        <w:rFonts w:hint="default"/>
        <w:lang w:val="ru-RU" w:eastAsia="en-US" w:bidi="ar-SA"/>
      </w:rPr>
    </w:lvl>
    <w:lvl w:ilvl="8">
      <w:numFmt w:val="bullet"/>
      <w:lvlText w:val="•"/>
      <w:lvlJc w:val="left"/>
      <w:pPr>
        <w:ind w:left="8071" w:hanging="720"/>
      </w:pPr>
      <w:rPr>
        <w:rFonts w:hint="default"/>
        <w:lang w:val="ru-RU" w:eastAsia="en-US" w:bidi="ar-SA"/>
      </w:rPr>
    </w:lvl>
  </w:abstractNum>
  <w:abstractNum w:abstractNumId="9" w15:restartNumberingAfterBreak="0">
    <w:nsid w:val="6D1C215D"/>
    <w:multiLevelType w:val="hybridMultilevel"/>
    <w:tmpl w:val="59C2F410"/>
    <w:lvl w:ilvl="0" w:tplc="A3EC3B9A">
      <w:start w:val="1"/>
      <w:numFmt w:val="lowerLetter"/>
      <w:lvlText w:val="%1."/>
      <w:lvlJc w:val="left"/>
      <w:pPr>
        <w:ind w:left="949" w:hanging="360"/>
      </w:pPr>
      <w:rPr>
        <w:rFonts w:ascii="Times New Roman" w:eastAsia="Times New Roman" w:hAnsi="Times New Roman" w:cs="Times New Roman" w:hint="default"/>
        <w:spacing w:val="-1"/>
        <w:w w:val="100"/>
        <w:sz w:val="24"/>
        <w:szCs w:val="24"/>
        <w:lang w:val="ru-RU" w:eastAsia="en-US" w:bidi="ar-SA"/>
      </w:rPr>
    </w:lvl>
    <w:lvl w:ilvl="1" w:tplc="E7DEB5C6">
      <w:numFmt w:val="bullet"/>
      <w:lvlText w:val="•"/>
      <w:lvlJc w:val="left"/>
      <w:pPr>
        <w:ind w:left="1826" w:hanging="360"/>
      </w:pPr>
      <w:rPr>
        <w:rFonts w:hint="default"/>
        <w:lang w:val="ru-RU" w:eastAsia="en-US" w:bidi="ar-SA"/>
      </w:rPr>
    </w:lvl>
    <w:lvl w:ilvl="2" w:tplc="F366476E">
      <w:numFmt w:val="bullet"/>
      <w:lvlText w:val="•"/>
      <w:lvlJc w:val="left"/>
      <w:pPr>
        <w:ind w:left="2712" w:hanging="360"/>
      </w:pPr>
      <w:rPr>
        <w:rFonts w:hint="default"/>
        <w:lang w:val="ru-RU" w:eastAsia="en-US" w:bidi="ar-SA"/>
      </w:rPr>
    </w:lvl>
    <w:lvl w:ilvl="3" w:tplc="D496FF58">
      <w:numFmt w:val="bullet"/>
      <w:lvlText w:val="•"/>
      <w:lvlJc w:val="left"/>
      <w:pPr>
        <w:ind w:left="3598" w:hanging="360"/>
      </w:pPr>
      <w:rPr>
        <w:rFonts w:hint="default"/>
        <w:lang w:val="ru-RU" w:eastAsia="en-US" w:bidi="ar-SA"/>
      </w:rPr>
    </w:lvl>
    <w:lvl w:ilvl="4" w:tplc="5DE69D80">
      <w:numFmt w:val="bullet"/>
      <w:lvlText w:val="•"/>
      <w:lvlJc w:val="left"/>
      <w:pPr>
        <w:ind w:left="4484" w:hanging="360"/>
      </w:pPr>
      <w:rPr>
        <w:rFonts w:hint="default"/>
        <w:lang w:val="ru-RU" w:eastAsia="en-US" w:bidi="ar-SA"/>
      </w:rPr>
    </w:lvl>
    <w:lvl w:ilvl="5" w:tplc="C4720692">
      <w:numFmt w:val="bullet"/>
      <w:lvlText w:val="•"/>
      <w:lvlJc w:val="left"/>
      <w:pPr>
        <w:ind w:left="5370" w:hanging="360"/>
      </w:pPr>
      <w:rPr>
        <w:rFonts w:hint="default"/>
        <w:lang w:val="ru-RU" w:eastAsia="en-US" w:bidi="ar-SA"/>
      </w:rPr>
    </w:lvl>
    <w:lvl w:ilvl="6" w:tplc="816A66D4">
      <w:numFmt w:val="bullet"/>
      <w:lvlText w:val="•"/>
      <w:lvlJc w:val="left"/>
      <w:pPr>
        <w:ind w:left="6256" w:hanging="360"/>
      </w:pPr>
      <w:rPr>
        <w:rFonts w:hint="default"/>
        <w:lang w:val="ru-RU" w:eastAsia="en-US" w:bidi="ar-SA"/>
      </w:rPr>
    </w:lvl>
    <w:lvl w:ilvl="7" w:tplc="60588888">
      <w:numFmt w:val="bullet"/>
      <w:lvlText w:val="•"/>
      <w:lvlJc w:val="left"/>
      <w:pPr>
        <w:ind w:left="7142" w:hanging="360"/>
      </w:pPr>
      <w:rPr>
        <w:rFonts w:hint="default"/>
        <w:lang w:val="ru-RU" w:eastAsia="en-US" w:bidi="ar-SA"/>
      </w:rPr>
    </w:lvl>
    <w:lvl w:ilvl="8" w:tplc="430480DA">
      <w:numFmt w:val="bullet"/>
      <w:lvlText w:val="•"/>
      <w:lvlJc w:val="left"/>
      <w:pPr>
        <w:ind w:left="8028" w:hanging="360"/>
      </w:pPr>
      <w:rPr>
        <w:rFonts w:hint="default"/>
        <w:lang w:val="ru-RU" w:eastAsia="en-US" w:bidi="ar-SA"/>
      </w:rPr>
    </w:lvl>
  </w:abstractNum>
  <w:abstractNum w:abstractNumId="10" w15:restartNumberingAfterBreak="0">
    <w:nsid w:val="6E213AD1"/>
    <w:multiLevelType w:val="hybridMultilevel"/>
    <w:tmpl w:val="F3CA338A"/>
    <w:lvl w:ilvl="0" w:tplc="5D064D3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72DF2235"/>
    <w:multiLevelType w:val="hybridMultilevel"/>
    <w:tmpl w:val="F738DFBC"/>
    <w:lvl w:ilvl="0" w:tplc="BF6AF7DC">
      <w:start w:val="1"/>
      <w:numFmt w:val="lowerLetter"/>
      <w:lvlText w:val="%1."/>
      <w:lvlJc w:val="left"/>
      <w:pPr>
        <w:ind w:left="949" w:hanging="360"/>
      </w:pPr>
      <w:rPr>
        <w:rFonts w:ascii="Times New Roman" w:eastAsia="Times New Roman" w:hAnsi="Times New Roman" w:cs="Times New Roman" w:hint="default"/>
        <w:spacing w:val="-1"/>
        <w:w w:val="100"/>
        <w:sz w:val="24"/>
        <w:szCs w:val="24"/>
        <w:lang w:val="ru-RU" w:eastAsia="en-US" w:bidi="ar-SA"/>
      </w:rPr>
    </w:lvl>
    <w:lvl w:ilvl="1" w:tplc="7AC8AF20">
      <w:start w:val="1"/>
      <w:numFmt w:val="decimal"/>
      <w:lvlText w:val="%2."/>
      <w:lvlJc w:val="left"/>
      <w:pPr>
        <w:ind w:left="1299" w:hanging="360"/>
      </w:pPr>
      <w:rPr>
        <w:rFonts w:ascii="Times New Roman" w:eastAsia="Times New Roman" w:hAnsi="Times New Roman" w:cs="Times New Roman" w:hint="default"/>
        <w:w w:val="100"/>
        <w:sz w:val="24"/>
        <w:szCs w:val="24"/>
        <w:lang w:val="ru-RU" w:eastAsia="en-US" w:bidi="ar-SA"/>
      </w:rPr>
    </w:lvl>
    <w:lvl w:ilvl="2" w:tplc="D226A10E">
      <w:numFmt w:val="bullet"/>
      <w:lvlText w:val="•"/>
      <w:lvlJc w:val="left"/>
      <w:pPr>
        <w:ind w:left="2244" w:hanging="360"/>
      </w:pPr>
      <w:rPr>
        <w:rFonts w:hint="default"/>
        <w:lang w:val="ru-RU" w:eastAsia="en-US" w:bidi="ar-SA"/>
      </w:rPr>
    </w:lvl>
    <w:lvl w:ilvl="3" w:tplc="1602CAFE">
      <w:numFmt w:val="bullet"/>
      <w:lvlText w:val="•"/>
      <w:lvlJc w:val="left"/>
      <w:pPr>
        <w:ind w:left="3188" w:hanging="360"/>
      </w:pPr>
      <w:rPr>
        <w:rFonts w:hint="default"/>
        <w:lang w:val="ru-RU" w:eastAsia="en-US" w:bidi="ar-SA"/>
      </w:rPr>
    </w:lvl>
    <w:lvl w:ilvl="4" w:tplc="12FCC42A">
      <w:numFmt w:val="bullet"/>
      <w:lvlText w:val="•"/>
      <w:lvlJc w:val="left"/>
      <w:pPr>
        <w:ind w:left="4133" w:hanging="360"/>
      </w:pPr>
      <w:rPr>
        <w:rFonts w:hint="default"/>
        <w:lang w:val="ru-RU" w:eastAsia="en-US" w:bidi="ar-SA"/>
      </w:rPr>
    </w:lvl>
    <w:lvl w:ilvl="5" w:tplc="1D440374">
      <w:numFmt w:val="bullet"/>
      <w:lvlText w:val="•"/>
      <w:lvlJc w:val="left"/>
      <w:pPr>
        <w:ind w:left="5077" w:hanging="360"/>
      </w:pPr>
      <w:rPr>
        <w:rFonts w:hint="default"/>
        <w:lang w:val="ru-RU" w:eastAsia="en-US" w:bidi="ar-SA"/>
      </w:rPr>
    </w:lvl>
    <w:lvl w:ilvl="6" w:tplc="C6E011C2">
      <w:numFmt w:val="bullet"/>
      <w:lvlText w:val="•"/>
      <w:lvlJc w:val="left"/>
      <w:pPr>
        <w:ind w:left="6022" w:hanging="360"/>
      </w:pPr>
      <w:rPr>
        <w:rFonts w:hint="default"/>
        <w:lang w:val="ru-RU" w:eastAsia="en-US" w:bidi="ar-SA"/>
      </w:rPr>
    </w:lvl>
    <w:lvl w:ilvl="7" w:tplc="C44ADEFC">
      <w:numFmt w:val="bullet"/>
      <w:lvlText w:val="•"/>
      <w:lvlJc w:val="left"/>
      <w:pPr>
        <w:ind w:left="6966" w:hanging="360"/>
      </w:pPr>
      <w:rPr>
        <w:rFonts w:hint="default"/>
        <w:lang w:val="ru-RU" w:eastAsia="en-US" w:bidi="ar-SA"/>
      </w:rPr>
    </w:lvl>
    <w:lvl w:ilvl="8" w:tplc="F3AEEA34">
      <w:numFmt w:val="bullet"/>
      <w:lvlText w:val="•"/>
      <w:lvlJc w:val="left"/>
      <w:pPr>
        <w:ind w:left="7911" w:hanging="360"/>
      </w:pPr>
      <w:rPr>
        <w:rFonts w:hint="default"/>
        <w:lang w:val="ru-RU" w:eastAsia="en-US" w:bidi="ar-SA"/>
      </w:rPr>
    </w:lvl>
  </w:abstractNum>
  <w:num w:numId="1" w16cid:durableId="1909681851">
    <w:abstractNumId w:val="11"/>
  </w:num>
  <w:num w:numId="2" w16cid:durableId="2045252086">
    <w:abstractNumId w:val="5"/>
  </w:num>
  <w:num w:numId="3" w16cid:durableId="1537963700">
    <w:abstractNumId w:val="9"/>
  </w:num>
  <w:num w:numId="4" w16cid:durableId="1408696894">
    <w:abstractNumId w:val="0"/>
  </w:num>
  <w:num w:numId="5" w16cid:durableId="2115125139">
    <w:abstractNumId w:val="8"/>
  </w:num>
  <w:num w:numId="6" w16cid:durableId="1540045866">
    <w:abstractNumId w:val="3"/>
  </w:num>
  <w:num w:numId="7" w16cid:durableId="190147826">
    <w:abstractNumId w:val="1"/>
  </w:num>
  <w:num w:numId="8" w16cid:durableId="1704670996">
    <w:abstractNumId w:val="7"/>
  </w:num>
  <w:num w:numId="9" w16cid:durableId="1347092827">
    <w:abstractNumId w:val="10"/>
  </w:num>
  <w:num w:numId="10" w16cid:durableId="495271692">
    <w:abstractNumId w:val="6"/>
  </w:num>
  <w:num w:numId="11" w16cid:durableId="708190817">
    <w:abstractNumId w:val="2"/>
  </w:num>
  <w:num w:numId="12" w16cid:durableId="107092683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nreel He">
    <w15:presenceInfo w15:providerId="Windows Live" w15:userId="a2747ab1ee959b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bordersDoNotSurroundHeader/>
  <w:bordersDoNotSurroundFooter/>
  <w:defaultTabStop w:val="720"/>
  <w:drawingGridHorizontalSpacing w:val="110"/>
  <w:displayHorizontalDrawingGridEvery w:val="2"/>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366B05"/>
    <w:rsid w:val="00036744"/>
    <w:rsid w:val="00036E8F"/>
    <w:rsid w:val="000B0DE0"/>
    <w:rsid w:val="00157E3D"/>
    <w:rsid w:val="00177E42"/>
    <w:rsid w:val="001B0FC2"/>
    <w:rsid w:val="001B4870"/>
    <w:rsid w:val="002A102D"/>
    <w:rsid w:val="002B11A3"/>
    <w:rsid w:val="003372B3"/>
    <w:rsid w:val="00366B05"/>
    <w:rsid w:val="00382043"/>
    <w:rsid w:val="003A6803"/>
    <w:rsid w:val="00416CE0"/>
    <w:rsid w:val="00430D74"/>
    <w:rsid w:val="005543E6"/>
    <w:rsid w:val="006A5E59"/>
    <w:rsid w:val="006D426A"/>
    <w:rsid w:val="0071792F"/>
    <w:rsid w:val="007D6912"/>
    <w:rsid w:val="007F624C"/>
    <w:rsid w:val="00825F6F"/>
    <w:rsid w:val="00830073"/>
    <w:rsid w:val="008873EE"/>
    <w:rsid w:val="009016CF"/>
    <w:rsid w:val="00902292"/>
    <w:rsid w:val="00944F5E"/>
    <w:rsid w:val="00A13879"/>
    <w:rsid w:val="00A14937"/>
    <w:rsid w:val="00A92ADC"/>
    <w:rsid w:val="00B01C53"/>
    <w:rsid w:val="00B13672"/>
    <w:rsid w:val="00B23A15"/>
    <w:rsid w:val="00BB15E5"/>
    <w:rsid w:val="00BE7C5A"/>
    <w:rsid w:val="00C372E2"/>
    <w:rsid w:val="00C561F5"/>
    <w:rsid w:val="00CA6359"/>
    <w:rsid w:val="00D314AE"/>
    <w:rsid w:val="00D341D8"/>
    <w:rsid w:val="00D612AB"/>
    <w:rsid w:val="00D66693"/>
    <w:rsid w:val="00DD6865"/>
    <w:rsid w:val="00E82358"/>
    <w:rsid w:val="00EB01AA"/>
    <w:rsid w:val="00EB513B"/>
    <w:rsid w:val="00EB58BC"/>
    <w:rsid w:val="00F2082B"/>
    <w:rsid w:val="00F27AF6"/>
    <w:rsid w:val="00F53A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021E99"/>
  <w15:docId w15:val="{67BBC9D6-8CD3-4A7E-B571-71A411BAC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ru-RU"/>
    </w:rPr>
  </w:style>
  <w:style w:type="paragraph" w:styleId="Heading1">
    <w:name w:val="heading 1"/>
    <w:basedOn w:val="Normal"/>
    <w:uiPriority w:val="9"/>
    <w:qFormat/>
    <w:pPr>
      <w:ind w:left="1882" w:hanging="577"/>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3"/>
      <w:ind w:left="3856"/>
    </w:pPr>
    <w:rPr>
      <w:b/>
      <w:bCs/>
      <w:sz w:val="36"/>
      <w:szCs w:val="36"/>
    </w:rPr>
  </w:style>
  <w:style w:type="paragraph" w:styleId="ListParagraph">
    <w:name w:val="List Paragraph"/>
    <w:basedOn w:val="Normal"/>
    <w:uiPriority w:val="1"/>
    <w:qFormat/>
    <w:pPr>
      <w:ind w:left="949" w:hanging="361"/>
    </w:pPr>
  </w:style>
  <w:style w:type="paragraph" w:customStyle="1" w:styleId="TableParagraph">
    <w:name w:val="Table Paragraph"/>
    <w:basedOn w:val="Normal"/>
    <w:uiPriority w:val="1"/>
    <w:qFormat/>
    <w:pPr>
      <w:spacing w:line="273" w:lineRule="exact"/>
      <w:ind w:left="106"/>
    </w:pPr>
  </w:style>
  <w:style w:type="paragraph" w:styleId="Caption">
    <w:name w:val="caption"/>
    <w:basedOn w:val="Normal"/>
    <w:next w:val="Normal"/>
    <w:uiPriority w:val="35"/>
    <w:unhideWhenUsed/>
    <w:qFormat/>
    <w:rsid w:val="00157E3D"/>
    <w:rPr>
      <w:rFonts w:asciiTheme="majorHAnsi" w:eastAsia="SimHei" w:hAnsiTheme="majorHAnsi" w:cstheme="majorBidi"/>
      <w:sz w:val="20"/>
      <w:szCs w:val="20"/>
    </w:rPr>
  </w:style>
  <w:style w:type="paragraph" w:styleId="Revision">
    <w:name w:val="Revision"/>
    <w:hidden/>
    <w:uiPriority w:val="99"/>
    <w:semiHidden/>
    <w:rsid w:val="00D66693"/>
    <w:pPr>
      <w:widowControl/>
      <w:autoSpaceDE/>
      <w:autoSpaceDN/>
    </w:pPr>
    <w:rPr>
      <w:rFonts w:ascii="Times New Roman" w:eastAsia="Times New Roman" w:hAnsi="Times New Roman" w:cs="Times New Roman"/>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959551">
      <w:bodyDiv w:val="1"/>
      <w:marLeft w:val="0"/>
      <w:marRight w:val="0"/>
      <w:marTop w:val="0"/>
      <w:marBottom w:val="0"/>
      <w:divBdr>
        <w:top w:val="none" w:sz="0" w:space="0" w:color="auto"/>
        <w:left w:val="none" w:sz="0" w:space="0" w:color="auto"/>
        <w:bottom w:val="none" w:sz="0" w:space="0" w:color="auto"/>
        <w:right w:val="none" w:sz="0" w:space="0" w:color="auto"/>
      </w:divBdr>
    </w:div>
    <w:div w:id="442922015">
      <w:bodyDiv w:val="1"/>
      <w:marLeft w:val="0"/>
      <w:marRight w:val="0"/>
      <w:marTop w:val="0"/>
      <w:marBottom w:val="0"/>
      <w:divBdr>
        <w:top w:val="none" w:sz="0" w:space="0" w:color="auto"/>
        <w:left w:val="none" w:sz="0" w:space="0" w:color="auto"/>
        <w:bottom w:val="none" w:sz="0" w:space="0" w:color="auto"/>
        <w:right w:val="none" w:sz="0" w:space="0" w:color="auto"/>
      </w:divBdr>
    </w:div>
    <w:div w:id="481309574">
      <w:bodyDiv w:val="1"/>
      <w:marLeft w:val="0"/>
      <w:marRight w:val="0"/>
      <w:marTop w:val="0"/>
      <w:marBottom w:val="0"/>
      <w:divBdr>
        <w:top w:val="none" w:sz="0" w:space="0" w:color="auto"/>
        <w:left w:val="none" w:sz="0" w:space="0" w:color="auto"/>
        <w:bottom w:val="none" w:sz="0" w:space="0" w:color="auto"/>
        <w:right w:val="none" w:sz="0" w:space="0" w:color="auto"/>
      </w:divBdr>
    </w:div>
    <w:div w:id="570236454">
      <w:bodyDiv w:val="1"/>
      <w:marLeft w:val="0"/>
      <w:marRight w:val="0"/>
      <w:marTop w:val="0"/>
      <w:marBottom w:val="0"/>
      <w:divBdr>
        <w:top w:val="none" w:sz="0" w:space="0" w:color="auto"/>
        <w:left w:val="none" w:sz="0" w:space="0" w:color="auto"/>
        <w:bottom w:val="none" w:sz="0" w:space="0" w:color="auto"/>
        <w:right w:val="none" w:sz="0" w:space="0" w:color="auto"/>
      </w:divBdr>
    </w:div>
    <w:div w:id="660430293">
      <w:bodyDiv w:val="1"/>
      <w:marLeft w:val="0"/>
      <w:marRight w:val="0"/>
      <w:marTop w:val="0"/>
      <w:marBottom w:val="0"/>
      <w:divBdr>
        <w:top w:val="none" w:sz="0" w:space="0" w:color="auto"/>
        <w:left w:val="none" w:sz="0" w:space="0" w:color="auto"/>
        <w:bottom w:val="none" w:sz="0" w:space="0" w:color="auto"/>
        <w:right w:val="none" w:sz="0" w:space="0" w:color="auto"/>
      </w:divBdr>
    </w:div>
    <w:div w:id="784154321">
      <w:bodyDiv w:val="1"/>
      <w:marLeft w:val="0"/>
      <w:marRight w:val="0"/>
      <w:marTop w:val="0"/>
      <w:marBottom w:val="0"/>
      <w:divBdr>
        <w:top w:val="none" w:sz="0" w:space="0" w:color="auto"/>
        <w:left w:val="none" w:sz="0" w:space="0" w:color="auto"/>
        <w:bottom w:val="none" w:sz="0" w:space="0" w:color="auto"/>
        <w:right w:val="none" w:sz="0" w:space="0" w:color="auto"/>
      </w:divBdr>
    </w:div>
    <w:div w:id="1146119153">
      <w:bodyDiv w:val="1"/>
      <w:marLeft w:val="0"/>
      <w:marRight w:val="0"/>
      <w:marTop w:val="0"/>
      <w:marBottom w:val="0"/>
      <w:divBdr>
        <w:top w:val="none" w:sz="0" w:space="0" w:color="auto"/>
        <w:left w:val="none" w:sz="0" w:space="0" w:color="auto"/>
        <w:bottom w:val="none" w:sz="0" w:space="0" w:color="auto"/>
        <w:right w:val="none" w:sz="0" w:space="0" w:color="auto"/>
      </w:divBdr>
    </w:div>
    <w:div w:id="1881896114">
      <w:bodyDiv w:val="1"/>
      <w:marLeft w:val="0"/>
      <w:marRight w:val="0"/>
      <w:marTop w:val="0"/>
      <w:marBottom w:val="0"/>
      <w:divBdr>
        <w:top w:val="none" w:sz="0" w:space="0" w:color="auto"/>
        <w:left w:val="none" w:sz="0" w:space="0" w:color="auto"/>
        <w:bottom w:val="none" w:sz="0" w:space="0" w:color="auto"/>
        <w:right w:val="none" w:sz="0" w:space="0" w:color="auto"/>
      </w:divBdr>
    </w:div>
    <w:div w:id="2110655134">
      <w:bodyDiv w:val="1"/>
      <w:marLeft w:val="0"/>
      <w:marRight w:val="0"/>
      <w:marTop w:val="0"/>
      <w:marBottom w:val="0"/>
      <w:divBdr>
        <w:top w:val="none" w:sz="0" w:space="0" w:color="auto"/>
        <w:left w:val="none" w:sz="0" w:space="0" w:color="auto"/>
        <w:bottom w:val="none" w:sz="0" w:space="0" w:color="auto"/>
        <w:right w:val="none" w:sz="0" w:space="0" w:color="auto"/>
      </w:divBdr>
    </w:div>
    <w:div w:id="2125417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719</TotalTime>
  <Pages>13</Pages>
  <Words>1518</Words>
  <Characters>8658</Characters>
  <Application>Microsoft Office Word</Application>
  <DocSecurity>0</DocSecurity>
  <Lines>72</Lines>
  <Paragraphs>20</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Лабораторийн гарын авлага (1) 2</vt:lpstr>
      <vt:lpstr>Туршилт</vt:lpstr>
    </vt:vector>
  </TitlesOfParts>
  <Company/>
  <LinksUpToDate>false</LinksUpToDate>
  <CharactersWithSpaces>10156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Лабораторийн гарын авлага (1) 2</dc:title>
  <dc:creator>Telmuun</dc:creator>
  <cp:lastModifiedBy>Enreel He</cp:lastModifiedBy>
  <cp:revision>9</cp:revision>
  <dcterms:created xsi:type="dcterms:W3CDTF">2024-12-07T16:32:00Z</dcterms:created>
  <dcterms:modified xsi:type="dcterms:W3CDTF">2024-12-15T06:05:00Z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2024-09-02T00:00:00Z</vt:filetime>
  </property>
  <property fmtid="{D5CDD505-2E9C-101B-9397-08002B2CF9AE}" pid="3" name="Creator">
    <vt:lpwstr>Word</vt:lpwstr>
  </property>
  <property fmtid="{D5CDD505-2E9C-101B-9397-08002B2CF9AE}" pid="4" name="LastSaved">
    <vt:filetime>2024-12-07T00:00:00Z</vt:filetime>
  </property>
</Properties>
</file>